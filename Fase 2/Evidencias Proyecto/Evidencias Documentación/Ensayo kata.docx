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742sx3ro5k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ENSAYO 1</w:t>
      </w:r>
      <w:r w:rsidDel="00000000" w:rsidR="00000000" w:rsidRPr="00000000">
        <w:rPr>
          <w:rtl w:val="0"/>
        </w:rPr>
      </w:r>
    </w:p>
    <w:p w:rsidR="00000000" w:rsidDel="00000000" w:rsidP="00000000" w:rsidRDefault="00000000" w:rsidRPr="00000000" w14:paraId="00000002">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ENSAYO</w:t>
      </w:r>
    </w:p>
    <w:p w:rsidR="00000000" w:rsidDel="00000000" w:rsidP="00000000" w:rsidRDefault="00000000" w:rsidRPr="00000000" w14:paraId="00000003">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INFLUENCIA DE LAS EMOCIONES DE ESTUDIANTES DE ENSEÑANZA MEDIA EN SITUACIONES ACADÉMICAS</w:t>
      </w:r>
    </w:p>
    <w:p w:rsidR="00000000" w:rsidDel="00000000" w:rsidP="00000000" w:rsidRDefault="00000000" w:rsidRPr="00000000" w14:paraId="000000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RESUMEN </w:t>
      </w:r>
      <w:r w:rsidDel="00000000" w:rsidR="00000000" w:rsidRPr="00000000">
        <w:rPr>
          <w:rFonts w:ascii="Calibri" w:cs="Calibri" w:eastAsia="Calibri" w:hAnsi="Calibri"/>
          <w:sz w:val="24"/>
          <w:szCs w:val="24"/>
          <w:rtl w:val="0"/>
        </w:rPr>
        <w:t xml:space="preserve">(100-150 palabras)</w:t>
      </w:r>
    </w:p>
    <w:p w:rsidR="00000000" w:rsidDel="00000000" w:rsidP="00000000" w:rsidRDefault="00000000" w:rsidRPr="00000000" w14:paraId="0000000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cumplen un papel esencial en el desarrollo integral de los estudiantes de enseñanza media, especialmente en situaciones académicas que exigen atención, memoria, resolución de problemas y convivencia. Este ensayo aborda cómo las emociones influyen en el rendimiento académico, la participación en clase y el bienestar estudiantil desde un enfoque neuroeducativo. A partir de una revisión de investigaciones recientes (2019–2025), se evidencian correlaciones directas entre el manejo emocional, el clima escolar y las metodologías docentes utilizadas. Se concluye que las emociones positivas fortalecen el aprendizaje significativo, mientras que emociones negativas no reguladas dificultan procesos clave. Se propone integrar la inteligencia emocional en las prácticas pedagógicas y curriculares como estrategia para optimizar el rendimiento y el clima emocional en el aula.</w:t>
      </w:r>
    </w:p>
    <w:p w:rsidR="00000000" w:rsidDel="00000000" w:rsidP="00000000" w:rsidRDefault="00000000" w:rsidRPr="00000000" w14:paraId="0000000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Palabras clave: </w:t>
      </w:r>
      <w:r w:rsidDel="00000000" w:rsidR="00000000" w:rsidRPr="00000000">
        <w:rPr>
          <w:rFonts w:ascii="Calibri" w:cs="Calibri" w:eastAsia="Calibri" w:hAnsi="Calibri"/>
          <w:sz w:val="24"/>
          <w:szCs w:val="24"/>
          <w:rtl w:val="0"/>
        </w:rPr>
        <w:t xml:space="preserve">Educación emocional, neurociencias, emociones, enseñanza media, aprendizaje.</w:t>
      </w:r>
    </w:p>
    <w:p w:rsidR="00000000" w:rsidDel="00000000" w:rsidP="00000000" w:rsidRDefault="00000000" w:rsidRPr="00000000" w14:paraId="00000008">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0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etapa de enseñanza media, los estudiantes transitan un período de profundas transformaciones emocionales, cognitivas y sociales. Este proceso no solo implica desafíos propios del desarrollo adolescente, sino también tensiones propias del contexto escolar: presiones académicas, interacciones sociales complejas y expectativas externas. En este escenario, las emociones juegan un papel central, ya que influyen directamente en la atención, la motivación, la toma de decisiones y el rendimiento académico.</w:t>
      </w:r>
    </w:p>
    <w:p w:rsidR="00000000" w:rsidDel="00000000" w:rsidP="00000000" w:rsidRDefault="00000000" w:rsidRPr="00000000" w14:paraId="0000000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neurociencia y la psicología educativa han demostrado que las emociones no son elementos periféricos del aprendizaje, sino factores que inciden directamente en los procesos mentales superiores (Bueno, 2021; Fernández-Berrocal &amp; Cabello, 2022). En este sentido, la educación emocional emerge como una necesidad urgente en la escuela secundaria, particularmente en América Latina, donde aún persiste una visión academicista del aprendizaje desvinculada del bienestar emocional del estudiante (Valdiviezo-Loayza, 2022).</w:t>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ensayo busca examinar cómo las emociones impactan en el desempeño académico de los estudiantes de enseñanza media y cómo el clima escolar, las prácticas docentes y el desarrollo de habilidades emocionales influyen en dicha relación.</w:t>
      </w:r>
    </w:p>
    <w:p w:rsidR="00000000" w:rsidDel="00000000" w:rsidP="00000000" w:rsidRDefault="00000000" w:rsidRPr="00000000" w14:paraId="0000000C">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MÉTODO</w:t>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aplicó el método PRISMA para realizar una revisión narrativa y descriptiva de literatura científica publicada entre 2019 y 2024. Se seleccionaron artículos indexados en bases como </w:t>
      </w:r>
      <w:r w:rsidDel="00000000" w:rsidR="00000000" w:rsidRPr="00000000">
        <w:rPr>
          <w:rFonts w:ascii="Calibri" w:cs="Calibri" w:eastAsia="Calibri" w:hAnsi="Calibri"/>
          <w:i w:val="1"/>
          <w:iCs w:val="1"/>
          <w:sz w:val="24"/>
          <w:szCs w:val="24"/>
          <w:rtl w:val="0"/>
        </w:rPr>
        <w:t xml:space="preserve">Scielo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Dialnet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UNED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Multiciencias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Educación XX1</w:t>
      </w:r>
      <w:r w:rsidDel="00000000" w:rsidR="00000000" w:rsidRPr="00000000">
        <w:rPr>
          <w:rFonts w:ascii="Calibri" w:cs="Calibri" w:eastAsia="Calibri" w:hAnsi="Calibri"/>
          <w:sz w:val="24"/>
          <w:szCs w:val="24"/>
          <w:rtl w:val="0"/>
        </w:rPr>
        <w:t xml:space="preserve">, y repositorios institucionales. Los criterios de inclusión fueron: foco en estudiantes de enseñanza media (12 a 18 años), énfasis en emociones, inteligencia emocional, neuroeducación y clima escolar. Se priorizaron investigaciones empíricas, revisiones sistemáticas y programas de intervención en el ámbito latinoamericano. La muestra final incluyó 12 artículos científicos recientes seleccionados por su relevancia temática, actualidad y validez metodológica.</w:t>
      </w:r>
    </w:p>
    <w:p w:rsidR="00000000" w:rsidDel="00000000" w:rsidP="00000000" w:rsidRDefault="00000000" w:rsidRPr="00000000" w14:paraId="0000000E">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p w:rsidR="00000000" w:rsidDel="00000000" w:rsidP="00000000" w:rsidRDefault="00000000" w:rsidRPr="00000000" w14:paraId="0000000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Artículos encontrados: </w:t>
      </w:r>
    </w:p>
    <w:p w:rsidR="00000000" w:rsidDel="00000000" w:rsidP="00000000" w:rsidRDefault="00000000" w:rsidRPr="00000000" w14:paraId="0000001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Duplicados:</w:t>
      </w:r>
    </w:p>
    <w:p w:rsidR="00000000" w:rsidDel="00000000" w:rsidP="00000000" w:rsidRDefault="00000000" w:rsidRPr="00000000" w14:paraId="0000001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Eliminados:</w:t>
      </w:r>
    </w:p>
    <w:p w:rsidR="00000000" w:rsidDel="00000000" w:rsidP="00000000" w:rsidRDefault="00000000" w:rsidRPr="00000000" w14:paraId="00000012">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Inteligencia emocional y rendimiento académico:</w:t>
      </w:r>
    </w:p>
    <w:p w:rsidR="00000000" w:rsidDel="00000000" w:rsidP="00000000" w:rsidRDefault="00000000" w:rsidRPr="00000000" w14:paraId="0000001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hallazgos revisados muestran que la inteligencia emocional en adolescentes se relaciona directamente con el rendimiento académico, la autorregulación emocional, la autoestima y la motivación escolar (Valdiviezo-Loayza, 2022; Rodriguez-Barboza, J. R. 2024). En el contexto de la educación media, estas habilidades son especialmente relevantes dado que los adolescentes están aún en un proceso de maduración de sus funciones ejecutivas.</w:t>
      </w:r>
    </w:p>
    <w:p w:rsidR="00000000" w:rsidDel="00000000" w:rsidP="00000000" w:rsidRDefault="00000000" w:rsidRPr="00000000" w14:paraId="00000014">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Neurociencia y emociones en el aprendizaje:</w:t>
      </w:r>
    </w:p>
    <w:p w:rsidR="00000000" w:rsidDel="00000000" w:rsidP="00000000" w:rsidRDefault="00000000" w:rsidRPr="00000000" w14:paraId="0000001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Bueno (2021), el cerebro adolescente responde con especial sensibilidad a las emociones durante el proceso de aprendizaje. Emociones como la sorpresa, la alegría y la curiosidad activan regiones cerebrales vinculadas con la memoria a largo plazo y la motivación, lo cual facilita la retención de conocimientos y el compromiso escolar. Además, se observó que las emociones positivas también fomentan la interacción social, lo que es clave para la participación en dinámicas de grupo y colaboración en el aula (Fernández-Berrocal &amp; Cabello, 2022).</w:t>
      </w:r>
    </w:p>
    <w:p w:rsidR="00000000" w:rsidDel="00000000" w:rsidP="00000000" w:rsidRDefault="00000000" w:rsidRPr="00000000" w14:paraId="00000016">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Clima escolar y emociones:</w:t>
      </w:r>
    </w:p>
    <w:p w:rsidR="00000000" w:rsidDel="00000000" w:rsidP="00000000" w:rsidRDefault="00000000" w:rsidRPr="00000000" w14:paraId="0000001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clima escolar también se identifica como un factor determinante en la gestión emocional del alumnado. Gutiérrez y Sánchez (2022) argumentan que un entorno escolar percibido como emocionalmente hostil reduce el sentido de pertenencia y dificulta la regulación emocional. Por el contrario, cuando el ambiente promueve la escucha activa, la empatía y el respeto mutuo, se potencian los recursos emocionales de los estudiantes.</w:t>
      </w:r>
    </w:p>
    <w:p w:rsidR="00000000" w:rsidDel="00000000" w:rsidP="00000000" w:rsidRDefault="00000000" w:rsidRPr="00000000" w14:paraId="0000001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misma línea, Fierro-Suero et al. (2021) señalan que los estudiantes que perciben un clima emocional positivo en el aula tienden a experimentar emociones como entusiasmo, seguridad y confianza, las cuales promueven una mayor implicación en las tareas escolares. Esto se traduce en mejoras en la disposición hacia el aprendizaje y en la construcción de relaciones saludables con pares y docentes.</w:t>
      </w:r>
    </w:p>
    <w:p w:rsidR="00000000" w:rsidDel="00000000" w:rsidP="00000000" w:rsidRDefault="00000000" w:rsidRPr="00000000" w14:paraId="0000001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contraste, emociones como el miedo o la ansiedad generan un estado de hiperactivación que limita la capacidad de concentración, razonamiento y resolución de problemas (Bueno, 2021). Esto es especialmente importante en el entorno educativo, donde los estudiantes se enfrentan frecuentemente a evaluaciones, exposiciones y dinámicas sociales que pueden disparar estos estados si no se cuenta con un entorno emocionalmente seguro.</w:t>
      </w:r>
    </w:p>
    <w:p w:rsidR="00000000" w:rsidDel="00000000" w:rsidP="00000000" w:rsidRDefault="00000000" w:rsidRPr="00000000" w14:paraId="0000001A">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Intervención emocional:</w:t>
      </w:r>
    </w:p>
    <w:p w:rsidR="00000000" w:rsidDel="00000000" w:rsidP="00000000" w:rsidRDefault="00000000" w:rsidRPr="00000000" w14:paraId="0000001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estudio de Morales y Tischhauser (2021) en estudiantes del primer ciclo de secundaria muestra que la implementación de programas estructurados de educación emocional produjo mejoras significativas en el autocontrol, la empatía y la capacidad de afrontar conflictos escolares. Del mismo modo, Bodoque Guillem (2023) diseñó una intervención en alumnos de 2º de ESO en España, observando que el desarrollo de habilidades emocionales como la automotivación tuvo un efecto positivo sostenido en la participación y el rendimiento.</w:t>
      </w:r>
    </w:p>
    <w:p w:rsidR="00000000" w:rsidDel="00000000" w:rsidP="00000000" w:rsidRDefault="00000000" w:rsidRPr="00000000" w14:paraId="0000001C">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pedagógico y recomendaciones:</w:t>
      </w:r>
    </w:p>
    <w:p w:rsidR="00000000" w:rsidDel="00000000" w:rsidP="00000000" w:rsidRDefault="00000000" w:rsidRPr="00000000" w14:paraId="0000001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neuroeducativa, Lagiosa (2024) afirma que el aprendizaje profundo ocurre con mayor eficacia cuando se integran las emociones en el proceso de enseñanza. La autora subraya que metodologías centradas en el estudiante, que promuevan la exploración emocional, favorecen la adquisición significativa del conocimiento.</w:t>
      </w:r>
    </w:p>
    <w:p w:rsidR="00000000" w:rsidDel="00000000" w:rsidP="00000000" w:rsidRDefault="00000000" w:rsidRPr="00000000" w14:paraId="0000001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varios estudios coinciden en que los modelos tradicionales de enseñanza, centrados exclusivamente en el contenido, resultan insuficientes para responder a las necesidades emocionales del alumnado actual. Autores como Manzano y Jiménez-Parra (2022) y Lagiosa (2024) proponen un cambio hacia modelos activos y emocionalmente integradores que prioricen el desarrollo de competencias socioemocionales como parte del currículo formal.</w:t>
      </w:r>
    </w:p>
    <w:p w:rsidR="00000000" w:rsidDel="00000000" w:rsidP="00000000" w:rsidRDefault="00000000" w:rsidRPr="00000000" w14:paraId="0000001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los estudios revisados muestran un consenso sobre la influencia positiva de la inteligencia emocional en el rendimiento académico, varios de ellos presentan limitaciones como muestras reducidas (Bodoque Guillem, 2023) o un enfoque restringido al contexto español (Lagiosa, 2024), lo cual plantea la necesidad de mayor investigación empírica local en Chile y América Latina.</w:t>
      </w:r>
    </w:p>
    <w:p w:rsidR="00000000" w:rsidDel="00000000" w:rsidP="00000000" w:rsidRDefault="00000000" w:rsidRPr="00000000" w14:paraId="00000020">
      <w:pPr>
        <w:spacing w:after="240" w:befor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Extensión 700 - 1500 palabras (desde Metodología hasta Conclusiones), Calibri 12, espaciado 1,15.</w:t>
      </w:r>
    </w:p>
    <w:p w:rsidR="00000000" w:rsidDel="00000000" w:rsidP="00000000" w:rsidRDefault="00000000" w:rsidRPr="00000000" w14:paraId="0000002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y su gestión no son aspectos periféricos en la educación secundaria, sino elementos centrales que influyen en el rendimiento académico, la motivación, la interacción social y el bienestar psicológico. La evidencia actual demuestra que las emociones positivas estimulan el aprendizaje, mientras que las emociones negativas, si no son reguladas, pueden bloquear procesos clave como la atención, la memoria y la toma de decisiones.</w:t>
      </w:r>
    </w:p>
    <w:p w:rsidR="00000000" w:rsidDel="00000000" w:rsidP="00000000" w:rsidRDefault="00000000" w:rsidRPr="00000000" w14:paraId="0000002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investigaciones recientes coinciden en los siguientes puntos clave:</w:t>
      </w:r>
    </w:p>
    <w:p w:rsidR="00000000" w:rsidDel="00000000" w:rsidP="00000000" w:rsidRDefault="00000000" w:rsidRPr="00000000" w14:paraId="00000025">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inteligencia emocional en adolescentes es un predictor confiable del rendimiento académico y el ajuste personal.</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clima escolar cumple un rol modulador que puede potenciar o inhibir el desarrollo emocional de los estudiantes.</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positivas fomentan el aprendizaje profundo y colaborativo.</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programas de educación emocional bien diseñados e implementados producen efectos sostenibles en la autorregulación y la empatía.</w:t>
        <w:br w:type="textWrapping"/>
      </w:r>
    </w:p>
    <w:p w:rsidR="00000000" w:rsidDel="00000000" w:rsidP="00000000" w:rsidRDefault="00000000" w:rsidRPr="00000000" w14:paraId="00000029">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docencia debe incluir el componente emocional como una dimensión estructural de la práctica pedagógica.</w:t>
        <w:br w:type="textWrapping"/>
      </w:r>
    </w:p>
    <w:p w:rsidR="00000000" w:rsidDel="00000000" w:rsidP="00000000" w:rsidRDefault="00000000" w:rsidRPr="00000000" w14:paraId="0000002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concluye que el desarrollo de habilidades socioemocionales debe ser promovido desde una perspectiva institucional, con docentes capacitados y estrategias integradas al currículo. La inteligencia emocional, al estar relacionada con el éxito académico y vital, merece un lugar prioritario en las políticas educativas dirigidas a estudiantes de enseñanza media.</w:t>
      </w:r>
    </w:p>
    <w:p w:rsidR="00000000" w:rsidDel="00000000" w:rsidP="00000000" w:rsidRDefault="00000000" w:rsidRPr="00000000" w14:paraId="0000002B">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2E">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Barrios, H., &amp; Gutiérrez, C. (2020). Neurociencias, emociones y educación superior: Una revisión descriptiva. Estudios Pedagógicos, 46(1), 363–382. </w:t>
      </w:r>
      <w:hyperlink r:id="rId7">
        <w:r w:rsidDel="00000000" w:rsidR="00000000" w:rsidRPr="00000000">
          <w:rPr>
            <w:rFonts w:ascii="Calibri" w:cs="Calibri" w:eastAsia="Calibri" w:hAnsi="Calibri"/>
            <w:color w:val="1155cc"/>
            <w:sz w:val="24"/>
            <w:szCs w:val="24"/>
            <w:u w:val="single"/>
            <w:rtl w:val="0"/>
          </w:rPr>
          <w:t xml:space="preserve">https://doi.org/10.4067/S0718-07052020000100363</w:t>
        </w:r>
      </w:hyperlink>
      <w:r w:rsidDel="00000000" w:rsidR="00000000" w:rsidRPr="00000000">
        <w:rPr>
          <w:rtl w:val="0"/>
        </w:rPr>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Bodoque Guillem, L. (2023). Plan de intervención de mejora de la inteligencia emocional y habilidades sociales en 2º de ESO [Trabajo Fin de Máster, Universidad Europea].</w:t>
      </w:r>
      <w:hyperlink r:id="rId8">
        <w:r w:rsidDel="00000000" w:rsidR="00000000" w:rsidRPr="00000000">
          <w:rPr>
            <w:rFonts w:ascii="Calibri" w:cs="Calibri" w:eastAsia="Calibri" w:hAnsi="Calibri"/>
            <w:color w:val="1155cc"/>
            <w:sz w:val="24"/>
            <w:szCs w:val="24"/>
            <w:u w:val="single"/>
            <w:rtl w:val="0"/>
          </w:rPr>
          <w:t xml:space="preserve">https://titula.universidadeuropea.com/bitstream/handle/20.500.12880/7060/TFM_LUCIA%20BODOQUE%20GUILLEM.pdf</w:t>
        </w:r>
      </w:hyperlink>
      <w:r w:rsidDel="00000000" w:rsidR="00000000" w:rsidRPr="00000000">
        <w:rPr>
          <w:rtl w:val="0"/>
        </w:rPr>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Bueno, D. (2021). La neurociencia como fundamento de la educación emocional. Revista Internacional de Educación Emocional y Bienestar, 1(1), 47–61.</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Fernández-Berrocal, P., &amp; Cabello, R. (2022). Nuevas tendencias en la investigación de la Inteligencia Emocional. Escritos de Psicología, 15(2), 144–158. </w:t>
      </w:r>
      <w:hyperlink r:id="rId9">
        <w:r w:rsidDel="00000000" w:rsidR="00000000" w:rsidRPr="00000000">
          <w:rPr>
            <w:rFonts w:ascii="Calibri" w:cs="Calibri" w:eastAsia="Calibri" w:hAnsi="Calibri"/>
            <w:color w:val="1155cc"/>
            <w:sz w:val="24"/>
            <w:szCs w:val="24"/>
            <w:u w:val="single"/>
            <w:rtl w:val="0"/>
          </w:rPr>
          <w:t xml:space="preserve">https://scielo.isciii.es/pdf/ep/v15n2/1989-3809-ep-15-02-00144.pdf</w:t>
        </w:r>
      </w:hyperlink>
      <w:r w:rsidDel="00000000" w:rsidR="00000000" w:rsidRPr="00000000">
        <w:rPr>
          <w:rtl w:val="0"/>
        </w:rPr>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Fierro-Suero, S., Velázquez-Ahumada, M. C., &amp; Fernández-Espínola, C. (2021). La influencia del clima de aula sobre las emociones del alumnado en Educación Física. Retos, 42, 432–442. </w:t>
      </w:r>
      <w:hyperlink r:id="rId10">
        <w:r w:rsidDel="00000000" w:rsidR="00000000" w:rsidRPr="00000000">
          <w:rPr>
            <w:rFonts w:ascii="Calibri" w:cs="Calibri" w:eastAsia="Calibri" w:hAnsi="Calibri"/>
            <w:color w:val="1155cc"/>
            <w:sz w:val="24"/>
            <w:szCs w:val="24"/>
            <w:u w:val="single"/>
            <w:rtl w:val="0"/>
          </w:rPr>
          <w:t xml:space="preserve">https://doi.org/10.47197/retos.v42i0.87305</w:t>
        </w:r>
      </w:hyperlink>
      <w:r w:rsidDel="00000000" w:rsidR="00000000" w:rsidRPr="00000000">
        <w:rPr>
          <w:rtl w:val="0"/>
        </w:rPr>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Gutiérrez, E., &amp; Sánchez, A. (2022). Clima escolar y trabajo colegiado en una modalidad virtual. Revista REXE, 21(45), 168–182. </w:t>
      </w:r>
      <w:hyperlink r:id="rId11">
        <w:r w:rsidDel="00000000" w:rsidR="00000000" w:rsidRPr="00000000">
          <w:rPr>
            <w:rFonts w:ascii="Calibri" w:cs="Calibri" w:eastAsia="Calibri" w:hAnsi="Calibri"/>
            <w:color w:val="1155cc"/>
            <w:sz w:val="24"/>
            <w:szCs w:val="24"/>
            <w:u w:val="single"/>
            <w:rtl w:val="0"/>
          </w:rPr>
          <w:t xml:space="preserve">https://doi.org/10.21703/0718-5162.v21.n45.2022.009</w:t>
        </w:r>
      </w:hyperlink>
      <w:r w:rsidDel="00000000" w:rsidR="00000000" w:rsidRPr="00000000">
        <w:rPr>
          <w:rtl w:val="0"/>
        </w:rPr>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Lagiosa, M. (2024). El aprendizaje y las emociones: Incorporar la neurociencia en el aula. Revista Persona. </w:t>
      </w:r>
      <w:hyperlink r:id="rId12">
        <w:r w:rsidDel="00000000" w:rsidR="00000000" w:rsidRPr="00000000">
          <w:rPr>
            <w:rFonts w:ascii="Calibri" w:cs="Calibri" w:eastAsia="Calibri" w:hAnsi="Calibri"/>
            <w:color w:val="1155cc"/>
            <w:sz w:val="24"/>
            <w:szCs w:val="24"/>
            <w:u w:val="single"/>
            <w:rtl w:val="0"/>
          </w:rPr>
          <w:t xml:space="preserve">https://revistas.ucalp.edu.ar/index.php/persona/article/view/380</w:t>
        </w:r>
      </w:hyperlink>
      <w:r w:rsidDel="00000000" w:rsidR="00000000" w:rsidRPr="00000000">
        <w:rPr>
          <w:rtl w:val="0"/>
        </w:rPr>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Manzano, D., &amp; Jiménez-Parra, J. (2022). Estilo interpersonal docente y clima escolar: Un modelo de predicción de la motivación. SPORT TK-Revista EuroAmericana de Ciencias del Deporte, 11(18). </w:t>
      </w:r>
      <w:hyperlink r:id="rId13">
        <w:r w:rsidDel="00000000" w:rsidR="00000000" w:rsidRPr="00000000">
          <w:rPr>
            <w:rFonts w:ascii="Calibri" w:cs="Calibri" w:eastAsia="Calibri" w:hAnsi="Calibri"/>
            <w:color w:val="1155cc"/>
            <w:sz w:val="24"/>
            <w:szCs w:val="24"/>
            <w:u w:val="single"/>
            <w:rtl w:val="0"/>
          </w:rPr>
          <w:t xml:space="preserve">https://doi.org/10.6018/sportk.469701</w:t>
        </w:r>
      </w:hyperlink>
      <w:r w:rsidDel="00000000" w:rsidR="00000000" w:rsidRPr="00000000">
        <w:rPr>
          <w:rtl w:val="0"/>
        </w:rPr>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Morales, L. M., &amp; Tischhauser, M. G. (2021). La importancia de la educación emocional en los estudiantes del primer ciclo de secundaria [Trabajo Final de Grado, Universidad Católica de Córdoba]. </w:t>
      </w:r>
      <w:hyperlink r:id="rId14">
        <w:r w:rsidDel="00000000" w:rsidR="00000000" w:rsidRPr="00000000">
          <w:rPr>
            <w:rFonts w:ascii="Calibri" w:cs="Calibri" w:eastAsia="Calibri" w:hAnsi="Calibri"/>
            <w:color w:val="1155cc"/>
            <w:sz w:val="24"/>
            <w:szCs w:val="24"/>
            <w:u w:val="single"/>
            <w:rtl w:val="0"/>
          </w:rPr>
          <w:t xml:space="preserve">http://pa.bibdigital.ucc.edu.ar/3076/1/TF_Morales_Tischhauser.pdf</w:t>
        </w:r>
      </w:hyperlink>
      <w:r w:rsidDel="00000000" w:rsidR="00000000" w:rsidRPr="00000000">
        <w:rPr>
          <w:rtl w:val="0"/>
        </w:rPr>
      </w:r>
    </w:p>
    <w:p w:rsidR="00000000" w:rsidDel="00000000" w:rsidP="00000000" w:rsidRDefault="00000000" w:rsidRPr="00000000" w14:paraId="00000037">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Padilla Jiménez, A., &amp; Vargas Hernández, E. (2019). Comprensión de la relación entre inteligencia emocional y capacidad cognitiva en estudiantes de secundaria. Repositorio UPTC. </w:t>
      </w:r>
      <w:hyperlink r:id="rId15">
        <w:r w:rsidDel="00000000" w:rsidR="00000000" w:rsidRPr="00000000">
          <w:rPr>
            <w:rFonts w:ascii="Calibri" w:cs="Calibri" w:eastAsia="Calibri" w:hAnsi="Calibri"/>
            <w:color w:val="1155cc"/>
            <w:sz w:val="24"/>
            <w:szCs w:val="24"/>
            <w:u w:val="single"/>
            <w:rtl w:val="0"/>
          </w:rPr>
          <w:t xml:space="preserve">https://repositorio.uptc.edu.co/bitstream/001/5348/1/Compresion_de_la_relacion_emocional_con_la_capacidad_cognitiva_en_estudiantes_de_educacion_secundaria.pdf</w:t>
        </w:r>
      </w:hyperlink>
      <w:r w:rsidDel="00000000" w:rsidR="00000000" w:rsidRPr="00000000">
        <w:rPr>
          <w:rtl w:val="0"/>
        </w:rPr>
      </w:r>
    </w:p>
    <w:p w:rsidR="00000000" w:rsidDel="00000000" w:rsidP="00000000" w:rsidRDefault="00000000" w:rsidRPr="00000000" w14:paraId="00000038">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Rodriguez-Barboza, J. R. (2024). </w:t>
      </w:r>
      <w:r w:rsidDel="00000000" w:rsidR="00000000" w:rsidRPr="00000000">
        <w:rPr>
          <w:rFonts w:ascii="Calibri" w:cs="Calibri" w:eastAsia="Calibri" w:hAnsi="Calibri"/>
          <w:i w:val="1"/>
          <w:iCs w:val="1"/>
          <w:sz w:val="24"/>
          <w:szCs w:val="24"/>
          <w:rtl w:val="0"/>
        </w:rPr>
        <w:t xml:space="preserve">Inteligencia emocional como factor determinante en el rendimiento académico en estudiantes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Revista Tecnológica-Educativa Docentes 2.0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17</w:t>
      </w:r>
      <w:r w:rsidDel="00000000" w:rsidR="00000000" w:rsidRPr="00000000">
        <w:rPr>
          <w:rFonts w:ascii="Calibri" w:cs="Calibri" w:eastAsia="Calibri" w:hAnsi="Calibri"/>
          <w:sz w:val="24"/>
          <w:szCs w:val="24"/>
          <w:rtl w:val="0"/>
        </w:rPr>
        <w:t xml:space="preserve">(1), 400–411.</w:t>
      </w:r>
      <w:hyperlink r:id="rId16">
        <w:r w:rsidDel="00000000" w:rsidR="00000000" w:rsidRPr="00000000">
          <w:rPr>
            <w:rFonts w:ascii="Calibri" w:cs="Calibri" w:eastAsia="Calibri" w:hAnsi="Calibri"/>
            <w:sz w:val="24"/>
            <w:szCs w:val="24"/>
            <w:rtl w:val="0"/>
          </w:rPr>
          <w:t xml:space="preserve"> </w:t>
        </w:r>
      </w:hyperlink>
      <w:hyperlink r:id="rId17">
        <w:r w:rsidDel="00000000" w:rsidR="00000000" w:rsidRPr="00000000">
          <w:rPr>
            <w:rFonts w:ascii="Calibri" w:cs="Calibri" w:eastAsia="Calibri" w:hAnsi="Calibri"/>
            <w:color w:val="1155cc"/>
            <w:sz w:val="24"/>
            <w:szCs w:val="24"/>
            <w:u w:val="single"/>
            <w:rtl w:val="0"/>
          </w:rPr>
          <w:t xml:space="preserve">https://doi.org/10.37843/rted.v17i1.496</w:t>
        </w:r>
      </w:hyperlink>
      <w:r w:rsidDel="00000000" w:rsidR="00000000" w:rsidRPr="00000000">
        <w:rPr>
          <w:rtl w:val="0"/>
        </w:rPr>
      </w:r>
    </w:p>
    <w:p w:rsidR="00000000" w:rsidDel="00000000" w:rsidP="00000000" w:rsidRDefault="00000000" w:rsidRPr="00000000" w14:paraId="00000039">
      <w:pPr>
        <w:numPr>
          <w:ilvl w:val="0"/>
          <w:numId w:val="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Valdiviezo-Loayza, M. A. (2022). La inteligencia emocional en la educación: Una revisión sistemática en América Latina y el Caribe. Revista Peruana de Psicología. https://www.academia.edu/download/95548874/18349.pdf</w:t>
      </w:r>
    </w:p>
    <w:p w:rsidR="00000000" w:rsidDel="00000000" w:rsidP="00000000" w:rsidRDefault="00000000" w:rsidRPr="00000000" w14:paraId="0000003A">
      <w:pPr>
        <w:pStyle w:val="Heading3"/>
        <w:keepNext w:val="0"/>
        <w:keepLines w:val="0"/>
        <w:spacing w:before="280" w:lineRule="auto"/>
        <w:rPr>
          <w:rFonts w:ascii="Calibri" w:cs="Calibri" w:eastAsia="Calibri" w:hAnsi="Calibri"/>
          <w:color w:val="000000"/>
          <w:sz w:val="24"/>
          <w:szCs w:val="24"/>
        </w:rPr>
      </w:pPr>
      <w:bookmarkStart w:colFirst="0" w:colLast="0" w:name="_wkmd8v92c4s6" w:id="1"/>
      <w:bookmarkEnd w:id="1"/>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color w:val="000000"/>
          <w:sz w:val="26"/>
          <w:szCs w:val="26"/>
        </w:rPr>
      </w:pPr>
      <w:bookmarkStart w:colFirst="0" w:colLast="0" w:name="_52s9fgp96zkx" w:id="2"/>
      <w:bookmarkEnd w:id="2"/>
      <w:r w:rsidDel="00000000" w:rsidR="00000000" w:rsidRPr="00000000">
        <w:rPr>
          <w:rFonts w:ascii="Calibri" w:cs="Calibri" w:eastAsia="Calibri" w:hAnsi="Calibri"/>
          <w:b w:val="1"/>
          <w:bCs w:val="1"/>
          <w:color w:val="000000"/>
          <w:sz w:val="26"/>
          <w:szCs w:val="26"/>
          <w:rtl w:val="0"/>
        </w:rPr>
        <w:t xml:space="preserve">Esta generación de 15 18 años</w:t>
      </w:r>
    </w:p>
    <w:p w:rsidR="00000000" w:rsidDel="00000000" w:rsidP="00000000" w:rsidRDefault="00000000" w:rsidRPr="00000000" w14:paraId="0000003C">
      <w:pPr>
        <w:pStyle w:val="Heading3"/>
        <w:keepNext w:val="0"/>
        <w:keepLines w:val="0"/>
        <w:spacing w:before="280" w:lineRule="auto"/>
        <w:rPr>
          <w:rFonts w:ascii="Calibri" w:cs="Calibri" w:eastAsia="Calibri" w:hAnsi="Calibri"/>
          <w:b w:val="1"/>
          <w:bCs w:val="1"/>
          <w:color w:val="000000"/>
          <w:sz w:val="26"/>
          <w:szCs w:val="26"/>
        </w:rPr>
      </w:pPr>
      <w:bookmarkStart w:colFirst="0" w:colLast="0" w:name="_bjikddpf4rkq" w:id="3"/>
      <w:bookmarkEnd w:id="3"/>
      <w:r w:rsidDel="00000000" w:rsidR="00000000" w:rsidRPr="00000000">
        <w:rPr>
          <w:rFonts w:ascii="Calibri" w:cs="Calibri" w:eastAsia="Calibri" w:hAnsi="Calibri"/>
          <w:b w:val="1"/>
          <w:bCs w:val="1"/>
          <w:color w:val="000000"/>
          <w:sz w:val="26"/>
          <w:szCs w:val="26"/>
          <w:rtl w:val="0"/>
        </w:rPr>
        <w:t xml:space="preserve">1. Contexto de la enseñanza en Chile</w:t>
      </w:r>
    </w:p>
    <w:p w:rsidR="00000000" w:rsidDel="00000000" w:rsidP="00000000" w:rsidRDefault="00000000" w:rsidRPr="00000000" w14:paraId="0000003D">
      <w:pPr>
        <w:numPr>
          <w:ilvl w:val="0"/>
          <w:numId w:val="1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es el sistema educativo en Chile para los estudiantes de enseñanza media?</w:t>
      </w:r>
    </w:p>
    <w:p w:rsidR="00000000" w:rsidDel="00000000" w:rsidP="00000000" w:rsidRDefault="00000000" w:rsidRPr="00000000" w14:paraId="0000003E">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desafíos enfrentan los estudiantes en términos de aprendizaje y evaluación?</w:t>
      </w:r>
    </w:p>
    <w:p w:rsidR="00000000" w:rsidDel="00000000" w:rsidP="00000000" w:rsidRDefault="00000000" w:rsidRPr="00000000" w14:paraId="0000003F">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tan frecuente es la evaluación oral en las aulas chilenas?</w:t>
      </w:r>
    </w:p>
    <w:p w:rsidR="00000000" w:rsidDel="00000000" w:rsidP="00000000" w:rsidRDefault="00000000" w:rsidRPr="00000000" w14:paraId="00000040">
      <w:pPr>
        <w:numPr>
          <w:ilvl w:val="0"/>
          <w:numId w:val="1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impacto tiene el rendimiento académico en el futuro de los estudiantes (pruebas estandarizadas, acceso a la universidad, etc.)?</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bCs w:val="1"/>
          <w:color w:val="000000"/>
          <w:sz w:val="26"/>
          <w:szCs w:val="26"/>
        </w:rPr>
      </w:pPr>
      <w:bookmarkStart w:colFirst="0" w:colLast="0" w:name="_lf5kp8rbqjpq" w:id="4"/>
      <w:bookmarkEnd w:id="4"/>
      <w:r w:rsidDel="00000000" w:rsidR="00000000" w:rsidRPr="00000000">
        <w:rPr>
          <w:rFonts w:ascii="Calibri" w:cs="Calibri" w:eastAsia="Calibri" w:hAnsi="Calibri"/>
          <w:b w:val="1"/>
          <w:bCs w:val="1"/>
          <w:color w:val="000000"/>
          <w:sz w:val="26"/>
          <w:szCs w:val="26"/>
          <w:rtl w:val="0"/>
        </w:rPr>
        <w:t xml:space="preserve">2. Influencia de las emociones en el rendimiento académico</w:t>
      </w:r>
    </w:p>
    <w:p w:rsidR="00000000" w:rsidDel="00000000" w:rsidP="00000000" w:rsidRDefault="00000000" w:rsidRPr="00000000" w14:paraId="00000042">
      <w:pPr>
        <w:numPr>
          <w:ilvl w:val="0"/>
          <w:numId w:val="1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influyen las emociones en el desempeño académico de los estudiantes de enseñanza media en Chile?</w:t>
      </w:r>
    </w:p>
    <w:p w:rsidR="00000000" w:rsidDel="00000000" w:rsidP="00000000" w:rsidRDefault="00000000" w:rsidRPr="00000000" w14:paraId="00000043">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emociones predominan en los estudiantes al enfrentarse a situaciones académicas desafiantes (pruebas, exposiciones, etc.)?</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¿Cuáles son los efectos del estrés y la ansiedad en la capacidad de aprendizaje y memoria de los estudiantes?</w:t>
      </w:r>
    </w:p>
    <w:p w:rsidR="00000000" w:rsidDel="00000000" w:rsidP="00000000" w:rsidRDefault="00000000" w:rsidRPr="00000000" w14:paraId="00000045">
      <w:pPr>
        <w:numPr>
          <w:ilvl w:val="0"/>
          <w:numId w:val="1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estudios o datos en Chile sobre la ansiedad académica en adolescentes?</w:t>
        <w:br w:type="textWrapping"/>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que responden a estas preguntas:</w:t>
      </w:r>
    </w:p>
    <w:p w:rsidR="00000000" w:rsidDel="00000000" w:rsidP="00000000" w:rsidRDefault="00000000" w:rsidRPr="00000000" w14:paraId="00000047">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neurociencia como fundamento …</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Variables personales y escolares …</w:t>
      </w:r>
    </w:p>
    <w:p w:rsidR="00000000" w:rsidDel="00000000" w:rsidP="00000000" w:rsidRDefault="00000000" w:rsidRPr="00000000" w14:paraId="00000049">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Calibri" w:cs="Calibri" w:eastAsia="Calibri" w:hAnsi="Calibri"/>
          <w:b w:val="1"/>
          <w:bCs w:val="1"/>
          <w:color w:val="000000"/>
          <w:sz w:val="26"/>
          <w:szCs w:val="26"/>
        </w:rPr>
      </w:pPr>
      <w:bookmarkStart w:colFirst="0" w:colLast="0" w:name="_dxntqrbr7gj5" w:id="5"/>
      <w:bookmarkEnd w:id="5"/>
      <w:r w:rsidDel="00000000" w:rsidR="00000000" w:rsidRPr="00000000">
        <w:rPr>
          <w:rFonts w:ascii="Calibri" w:cs="Calibri" w:eastAsia="Calibri" w:hAnsi="Calibri"/>
          <w:b w:val="1"/>
          <w:bCs w:val="1"/>
          <w:color w:val="000000"/>
          <w:sz w:val="26"/>
          <w:szCs w:val="26"/>
          <w:rtl w:val="0"/>
        </w:rPr>
        <w:t xml:space="preserve">3. Miedo a hablar en público y sus consecuencias</w:t>
      </w:r>
    </w:p>
    <w:p w:rsidR="00000000" w:rsidDel="00000000" w:rsidP="00000000" w:rsidRDefault="00000000" w:rsidRPr="00000000" w14:paraId="0000004B">
      <w:pPr>
        <w:numPr>
          <w:ilvl w:val="0"/>
          <w:numId w:val="1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hablar en público genera ansiedad en los estudiantes?</w:t>
      </w:r>
    </w:p>
    <w:p w:rsidR="00000000" w:rsidDel="00000000" w:rsidP="00000000" w:rsidRDefault="00000000" w:rsidRPr="00000000" w14:paraId="0000004C">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afecta el miedo a hablar en público en el desarrollo de habilidades sociales y académicas?</w:t>
      </w:r>
    </w:p>
    <w:p w:rsidR="00000000" w:rsidDel="00000000" w:rsidP="00000000" w:rsidRDefault="00000000" w:rsidRPr="00000000" w14:paraId="0000004D">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impacto tiene esta ansiedad en la confianza y autoestima de los jóvenes?</w:t>
      </w:r>
    </w:p>
    <w:p w:rsidR="00000000" w:rsidDel="00000000" w:rsidP="00000000" w:rsidRDefault="00000000" w:rsidRPr="00000000" w14:paraId="0000004E">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estrategias utilizan actualmente los docentes para ayudar a los estudiantes con este problema?</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que pueden responder estas preguntas:</w:t>
      </w:r>
    </w:p>
    <w:p w:rsidR="00000000" w:rsidDel="00000000" w:rsidP="00000000" w:rsidRDefault="00000000" w:rsidRPr="00000000" w14:paraId="00000050">
      <w:pPr>
        <w:numPr>
          <w:ilvl w:val="0"/>
          <w:numId w:val="13"/>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influencia del clima escolar …</w:t>
      </w:r>
    </w:p>
    <w:p w:rsidR="00000000" w:rsidDel="00000000" w:rsidP="00000000" w:rsidRDefault="00000000" w:rsidRPr="00000000" w14:paraId="00000051">
      <w:pPr>
        <w:pStyle w:val="Heading3"/>
        <w:keepNext w:val="0"/>
        <w:keepLines w:val="0"/>
        <w:spacing w:before="280" w:lineRule="auto"/>
        <w:rPr>
          <w:rFonts w:ascii="Calibri" w:cs="Calibri" w:eastAsia="Calibri" w:hAnsi="Calibri"/>
          <w:b w:val="1"/>
          <w:bCs w:val="1"/>
          <w:color w:val="000000"/>
          <w:sz w:val="26"/>
          <w:szCs w:val="26"/>
        </w:rPr>
      </w:pPr>
      <w:bookmarkStart w:colFirst="0" w:colLast="0" w:name="_oxx48h3onxbd" w:id="6"/>
      <w:bookmarkEnd w:id="6"/>
      <w:r w:rsidDel="00000000" w:rsidR="00000000" w:rsidRPr="00000000">
        <w:rPr>
          <w:rFonts w:ascii="Calibri" w:cs="Calibri" w:eastAsia="Calibri" w:hAnsi="Calibri"/>
          <w:b w:val="1"/>
          <w:bCs w:val="1"/>
          <w:color w:val="000000"/>
          <w:sz w:val="26"/>
          <w:szCs w:val="26"/>
          <w:rtl w:val="0"/>
        </w:rPr>
        <w:t xml:space="preserve">4. Uso de tecnología en la educación chilena</w:t>
      </w:r>
    </w:p>
    <w:p w:rsidR="00000000" w:rsidDel="00000000" w:rsidP="00000000" w:rsidRDefault="00000000" w:rsidRPr="00000000" w14:paraId="00000052">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tan integrado está el uso de la tecnología en la educación media en Chile?</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programas o iniciativas en Chile que busquen mejorar las habilidades comunicativas de los estudiantes a través de la tecnología?</w:t>
      </w:r>
    </w:p>
    <w:p w:rsidR="00000000" w:rsidDel="00000000" w:rsidP="00000000" w:rsidRDefault="00000000" w:rsidRPr="00000000" w14:paraId="00000054">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beneficios ofrece la realidad virtual como herramienta educativa?</w:t>
      </w:r>
    </w:p>
    <w:p w:rsidR="00000000" w:rsidDel="00000000" w:rsidP="00000000" w:rsidRDefault="00000000" w:rsidRPr="00000000" w14:paraId="00000055">
      <w:pPr>
        <w:pStyle w:val="Heading3"/>
        <w:keepNext w:val="0"/>
        <w:keepLines w:val="0"/>
        <w:spacing w:before="280" w:lineRule="auto"/>
        <w:rPr>
          <w:rFonts w:ascii="Calibri" w:cs="Calibri" w:eastAsia="Calibri" w:hAnsi="Calibri"/>
          <w:b w:val="1"/>
          <w:bCs w:val="1"/>
          <w:color w:val="000000"/>
          <w:sz w:val="26"/>
          <w:szCs w:val="26"/>
        </w:rPr>
      </w:pPr>
      <w:bookmarkStart w:colFirst="0" w:colLast="0" w:name="_jkauwaf11xh6" w:id="7"/>
      <w:bookmarkEnd w:id="7"/>
      <w:r w:rsidDel="00000000" w:rsidR="00000000" w:rsidRPr="00000000">
        <w:rPr>
          <w:rFonts w:ascii="Calibri" w:cs="Calibri" w:eastAsia="Calibri" w:hAnsi="Calibri"/>
          <w:b w:val="1"/>
          <w:bCs w:val="1"/>
          <w:color w:val="000000"/>
          <w:sz w:val="26"/>
          <w:szCs w:val="26"/>
          <w:rtl w:val="0"/>
        </w:rPr>
        <w:t xml:space="preserve">5. Justificación de EmotionLAB como solución</w:t>
      </w:r>
    </w:p>
    <w:p w:rsidR="00000000" w:rsidDel="00000000" w:rsidP="00000000" w:rsidRDefault="00000000" w:rsidRPr="00000000" w14:paraId="00000056">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puede la realidad virtual ayudar a reducir la ansiedad al hablar en público?</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¿Cuáles son las ventajas de practicar en un entorno seguro y gamificado?</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se diferencia EmotionLAB de otras estrategias tradicionales para mejorar la oratoria?</w:t>
      </w:r>
    </w:p>
    <w:p w:rsidR="00000000" w:rsidDel="00000000" w:rsidP="00000000" w:rsidRDefault="00000000" w:rsidRPr="00000000" w14:paraId="00000059">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impacto podría tener la implementación de EmotionLAB en los colegios chilenos a largo plazo?</w:t>
      </w:r>
    </w:p>
    <w:p w:rsidR="00000000" w:rsidDel="00000000" w:rsidP="00000000" w:rsidRDefault="00000000" w:rsidRPr="00000000" w14:paraId="0000005A">
      <w:pPr>
        <w:rPr>
          <w:rFonts w:ascii="Calibri" w:cs="Calibri" w:eastAsia="Calibri" w:hAnsi="Calibri"/>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sectPr>
          <w:type w:val="nextPage"/>
          <w:pgSz w:h="16834" w:w="11909" w:orient="portrait"/>
          <w:pgMar w:bottom="1440" w:top="1440" w:left="1440" w:right="1440" w:header="720" w:footer="720"/>
          <w:pgNumType w:start="1"/>
        </w:sectPr>
      </w:pPr>
      <w:bookmarkStart w:colFirst="0" w:colLast="0" w:name="_91jaaib65g1y"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Ensayo 2</w:t>
      </w:r>
      <w:r w:rsidDel="00000000" w:rsidR="00000000" w:rsidRPr="00000000">
        <w:rPr>
          <w:rtl w:val="0"/>
        </w:rPr>
      </w:r>
    </w:p>
    <w:p w:rsidR="00000000" w:rsidDel="00000000" w:rsidP="00000000" w:rsidRDefault="00000000" w:rsidRPr="00000000" w14:paraId="0000005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Ensayo</w:t>
      </w:r>
    </w:p>
    <w:p w:rsidR="00000000" w:rsidDel="00000000" w:rsidP="00000000" w:rsidRDefault="00000000" w:rsidRPr="00000000" w14:paraId="0000005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INFLUENCIA DE LAS EMOCIONES DE ESTUDIANTES DE ENSEÑANZA MEDIA EN SITUACIONES ACADÉMICAS</w:t>
      </w:r>
    </w:p>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RESUMEN </w:t>
      </w:r>
      <w:r w:rsidDel="00000000" w:rsidR="00000000" w:rsidRPr="00000000">
        <w:rPr>
          <w:rFonts w:ascii="Calibri" w:cs="Calibri" w:eastAsia="Calibri" w:hAnsi="Calibri"/>
          <w:sz w:val="24"/>
          <w:szCs w:val="24"/>
          <w:rtl w:val="0"/>
        </w:rPr>
        <w:t xml:space="preserve">(100-150 palabras)</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cumplen un papel esencial en el desarrollo integral de los estudiantes de enseñanza media, especialmente en situaciones académicas que exigen atención, memoria, resolución de problemas y convivencia. Este ensayo aborda cómo las emociones influyen en el rendimiento académico, la participación en clase y el bienestar estudiantil desde un enfoque neuroeducativo. A partir de una revisión de investigaciones recientes (2019–2025), se evidencian correlaciones directas entre el manejo emocional, el clima escolar y las metodologías docentes utilizadas. Se concluye que las emociones positivas fortalecen el aprendizaje significativo, mientras que emociones negativas no reguladas dificultan procesos clave. Se propone integrar la inteligencia emocional en las prácticas pedagógicas y curriculares como estrategia para optimizar el rendimiento y el clima emocional en el aula.</w:t>
      </w:r>
    </w:p>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Palabras clave:</w:t>
      </w:r>
      <w:r w:rsidDel="00000000" w:rsidR="00000000" w:rsidRPr="00000000">
        <w:rPr>
          <w:rFonts w:ascii="Calibri" w:cs="Calibri" w:eastAsia="Calibri" w:hAnsi="Calibri"/>
          <w:sz w:val="24"/>
          <w:szCs w:val="24"/>
          <w:rtl w:val="0"/>
        </w:rPr>
        <w:t xml:space="preserve"> Educación emocional, neurociencias, emociones, enseñanza media, aprendizaje.</w:t>
      </w:r>
    </w:p>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6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etapa de enseñanza media, los estudiantes transitan un período de profundas transformaciones emocionales, cognitivas y sociales. Este proceso no solo implica desafíos propios del desarrollo adolescente, sino también tensiones propias del contexto escolar: presiones académicas, interacciones sociales complejas y expectativas externas. En este escenario, las emociones juegan un papel central, ya que influyen directamente en la atención, la motivación, la toma de decisiones y el rendimiento académico.</w:t>
      </w:r>
    </w:p>
    <w:p w:rsidR="00000000" w:rsidDel="00000000" w:rsidP="00000000" w:rsidRDefault="00000000" w:rsidRPr="00000000" w14:paraId="0000006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neurociencia y la psicología educativa han demostrado que las emociones no son elementos periféricos del aprendizaje, sino factores que inciden directamente en los procesos mentales superiores (</w:t>
      </w:r>
      <w:commentRangeStart w:id="0"/>
      <w:r w:rsidDel="00000000" w:rsidR="00000000" w:rsidRPr="00000000">
        <w:rPr>
          <w:rFonts w:ascii="Calibri" w:cs="Calibri" w:eastAsia="Calibri" w:hAnsi="Calibri"/>
          <w:sz w:val="24"/>
          <w:szCs w:val="24"/>
          <w:rtl w:val="0"/>
        </w:rPr>
        <w:t xml:space="preserve">Bueno</w:t>
      </w:r>
      <w:commentRangeEnd w:id="0"/>
      <w:r w:rsidDel="00000000" w:rsidR="00000000" w:rsidRPr="00000000">
        <w:commentReference w:id="0"/>
      </w:r>
      <w:r w:rsidDel="00000000" w:rsidR="00000000" w:rsidRPr="00000000">
        <w:rPr>
          <w:rFonts w:ascii="Calibri" w:cs="Calibri" w:eastAsia="Calibri" w:hAnsi="Calibri"/>
          <w:sz w:val="24"/>
          <w:szCs w:val="24"/>
          <w:rtl w:val="0"/>
        </w:rPr>
        <w:t xml:space="preserve">, 2021; </w:t>
      </w:r>
      <w:commentRangeStart w:id="1"/>
      <w:r w:rsidDel="00000000" w:rsidR="00000000" w:rsidRPr="00000000">
        <w:rPr>
          <w:rFonts w:ascii="Calibri" w:cs="Calibri" w:eastAsia="Calibri" w:hAnsi="Calibri"/>
          <w:sz w:val="24"/>
          <w:szCs w:val="24"/>
          <w:rtl w:val="0"/>
        </w:rPr>
        <w:t xml:space="preserve">Fernández</w:t>
      </w:r>
      <w:commentRangeEnd w:id="1"/>
      <w:r w:rsidDel="00000000" w:rsidR="00000000" w:rsidRPr="00000000">
        <w:commentReference w:id="1"/>
      </w:r>
      <w:r w:rsidDel="00000000" w:rsidR="00000000" w:rsidRPr="00000000">
        <w:rPr>
          <w:rFonts w:ascii="Calibri" w:cs="Calibri" w:eastAsia="Calibri" w:hAnsi="Calibri"/>
          <w:sz w:val="24"/>
          <w:szCs w:val="24"/>
          <w:rtl w:val="0"/>
        </w:rPr>
        <w:t xml:space="preserve">-Berrocal &amp; Cabello, 2022). En este sentido, la educación emocional emerge como una necesidad urgente en la escuela secundaria, particularmente en América Latina, donde aún persiste una visión academicista del aprendizaje desvinculada del bienestar emocional del estudiante (</w:t>
      </w:r>
      <w:r w:rsidDel="00000000" w:rsidR="00000000" w:rsidRPr="00000000">
        <w:rPr>
          <w:rFonts w:ascii="Calibri" w:cs="Calibri" w:eastAsia="Calibri" w:hAnsi="Calibri"/>
          <w:sz w:val="24"/>
          <w:szCs w:val="24"/>
          <w:rtl w:val="0"/>
        </w:rPr>
        <w:t xml:space="preserve">Valdiviezo</w:t>
      </w:r>
      <w:r w:rsidDel="00000000" w:rsidR="00000000" w:rsidRPr="00000000">
        <w:rPr>
          <w:rFonts w:ascii="Calibri" w:cs="Calibri" w:eastAsia="Calibri" w:hAnsi="Calibri"/>
          <w:sz w:val="24"/>
          <w:szCs w:val="24"/>
          <w:rtl w:val="0"/>
        </w:rPr>
        <w:t xml:space="preserve">-Loayza, 2022).</w:t>
      </w:r>
    </w:p>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ensayo busca examinar cómo las emociones impactan en el desempeño académico de los estudiantes de enseñanza media y cómo el clima escolar, las prácticas docentes y el desarrollo de habilidades emocionales influyen en dicha relación.</w:t>
      </w:r>
    </w:p>
    <w:p w:rsidR="00000000" w:rsidDel="00000000" w:rsidP="00000000" w:rsidRDefault="00000000" w:rsidRPr="00000000" w14:paraId="0000006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MÉTODO</w:t>
      </w:r>
    </w:p>
    <w:p w:rsidR="00000000" w:rsidDel="00000000" w:rsidP="00000000" w:rsidRDefault="00000000" w:rsidRPr="00000000" w14:paraId="0000006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aplicó el método PRISMA para realizar una revisión narrativa y descriptiva de literatura científica publicada entre 2019 y 2024. Se seleccionaron artículos indexados en bases como Scielo, Dialnet, UNED, Multiciencias, Educación XX1 y repositorios institucionales. Los criterios de inclusión fueron: foco en estudiantes de enseñanza media (12 a 18 años), énfasis en emociones, inteligencia emocional, neuroeducación y clima escolar. Se priorizaron investigaciones empíricas, revisiones sistemáticas y programas de intervención en el ámbito latinoamericano. La muestra final incluyó 12 artículos científicos recientes seleccionados por su relevancia temática, actualidad y validez metodológica.</w:t>
      </w:r>
    </w:p>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p w:rsidR="00000000" w:rsidDel="00000000" w:rsidP="00000000" w:rsidRDefault="00000000" w:rsidRPr="00000000" w14:paraId="00000071">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Inteligencia emocional y rendimiento académico</w:t>
      </w:r>
    </w:p>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hallazgos revisados muestran que la inteligencia emocional en adolescentes se relaciona directamente con el rendimiento académico, la autorregulación emocional, la autoestima y la motivación escolar (Valdiviezo-Loayza, 2022; </w:t>
      </w:r>
      <w:commentRangeStart w:id="2"/>
      <w:r w:rsidDel="00000000" w:rsidR="00000000" w:rsidRPr="00000000">
        <w:rPr>
          <w:rFonts w:ascii="Calibri" w:cs="Calibri" w:eastAsia="Calibri" w:hAnsi="Calibri"/>
          <w:sz w:val="24"/>
          <w:szCs w:val="24"/>
          <w:rtl w:val="0"/>
        </w:rPr>
        <w:t xml:space="preserve">Rodriguez</w:t>
      </w:r>
      <w:commentRangeEnd w:id="2"/>
      <w:r w:rsidDel="00000000" w:rsidR="00000000" w:rsidRPr="00000000">
        <w:commentReference w:id="2"/>
      </w:r>
      <w:r w:rsidDel="00000000" w:rsidR="00000000" w:rsidRPr="00000000">
        <w:rPr>
          <w:rFonts w:ascii="Calibri" w:cs="Calibri" w:eastAsia="Calibri" w:hAnsi="Calibri"/>
          <w:sz w:val="24"/>
          <w:szCs w:val="24"/>
          <w:rtl w:val="0"/>
        </w:rPr>
        <w:t xml:space="preserve">-Barboza, 2024). En el contexto de la educación media, estas habilidades son especialmente relevantes dado que los adolescentes están aún en un proceso de maduración de sus funciones ejecutivas. La literatura señala que estudiantes con mayor inteligencia emocional presentan mejores calificaciones, menor propensión a conductas de riesgo y mayor bienestar personal (</w:t>
      </w:r>
      <w:commentRangeStart w:id="3"/>
      <w:r w:rsidDel="00000000" w:rsidR="00000000" w:rsidRPr="00000000">
        <w:rPr>
          <w:rFonts w:ascii="Calibri" w:cs="Calibri" w:eastAsia="Calibri" w:hAnsi="Calibri"/>
          <w:sz w:val="24"/>
          <w:szCs w:val="24"/>
          <w:rtl w:val="0"/>
        </w:rPr>
        <w:t xml:space="preserve">Palma</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Delgado &amp; Barcia Briones, 2020).</w:t>
      </w:r>
    </w:p>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Neurociencia y emociones en el aprendizaje</w:t>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Bueno (2021), el cerebro adolescente responde con especial sensibilidad a las emociones durante el proceso de aprendizaje. Emociones como la sorpresa, la alegría y la curiosidad activan regiones cerebrales vinculadas con la memoria a largo plazo y la motivación, lo cual facilita la retención de conocimientos y el compromiso escolar. Además, se observó que las emociones positivas también fomentan la interacción social, lo que es clave para la participación en dinámicas de grupo y colaboración en el aula (Fernández-</w:t>
      </w:r>
      <w:commentRangeStart w:id="4"/>
      <w:r w:rsidDel="00000000" w:rsidR="00000000" w:rsidRPr="00000000">
        <w:rPr>
          <w:rFonts w:ascii="Calibri" w:cs="Calibri" w:eastAsia="Calibri" w:hAnsi="Calibri"/>
          <w:sz w:val="24"/>
          <w:szCs w:val="24"/>
          <w:rtl w:val="0"/>
        </w:rPr>
        <w:t xml:space="preserve">Berrocal</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 &amp; Cabello, 2022).</w:t>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aprendizaje no es solo un proceso cognitivo, sino también emocional. Los aprendizajes asociados a emociones positivas se consolidan mejor, mientras que la ansiedad o el miedo elevan los niveles de cortisol y pueden bloquear el aprendizaje (</w:t>
      </w:r>
      <w:commentRangeStart w:id="5"/>
      <w:r w:rsidDel="00000000" w:rsidR="00000000" w:rsidRPr="00000000">
        <w:rPr>
          <w:rFonts w:ascii="Calibri" w:cs="Calibri" w:eastAsia="Calibri" w:hAnsi="Calibri"/>
          <w:sz w:val="24"/>
          <w:szCs w:val="24"/>
          <w:rtl w:val="0"/>
        </w:rPr>
        <w:t xml:space="preserve">Milicic</w:t>
      </w:r>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 &amp; Marchant, 2020).</w:t>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Clima escolar y emociones</w:t>
      </w:r>
    </w:p>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clima escolar también se identifica como un factor determinante en la gestión emocional del alumnado. </w:t>
      </w:r>
      <w:commentRangeStart w:id="6"/>
      <w:r w:rsidDel="00000000" w:rsidR="00000000" w:rsidRPr="00000000">
        <w:rPr>
          <w:rFonts w:ascii="Calibri" w:cs="Calibri" w:eastAsia="Calibri" w:hAnsi="Calibri"/>
          <w:sz w:val="24"/>
          <w:szCs w:val="24"/>
          <w:rtl w:val="0"/>
        </w:rPr>
        <w:t xml:space="preserve">Gutiérrez</w:t>
      </w:r>
      <w:commentRangeEnd w:id="6"/>
      <w:r w:rsidDel="00000000" w:rsidR="00000000" w:rsidRPr="00000000">
        <w:commentReference w:id="6"/>
      </w:r>
      <w:r w:rsidDel="00000000" w:rsidR="00000000" w:rsidRPr="00000000">
        <w:rPr>
          <w:rFonts w:ascii="Calibri" w:cs="Calibri" w:eastAsia="Calibri" w:hAnsi="Calibri"/>
          <w:sz w:val="24"/>
          <w:szCs w:val="24"/>
          <w:rtl w:val="0"/>
        </w:rPr>
        <w:t xml:space="preserve"> y Sánchez (2022) argumentan que un entorno escolar percibido como emocionalmente hostil reduce el sentido de pertenencia y dificulta la regulación emocional. Por el contrario, cuando el ambiente promueve la escucha activa, la empatía y el respeto mutuo, se potencian los recursos emocionales de los estudiantes.</w:t>
      </w:r>
    </w:p>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misma línea, </w:t>
      </w:r>
      <w:commentRangeStart w:id="7"/>
      <w:r w:rsidDel="00000000" w:rsidR="00000000" w:rsidRPr="00000000">
        <w:rPr>
          <w:rFonts w:ascii="Calibri" w:cs="Calibri" w:eastAsia="Calibri" w:hAnsi="Calibri"/>
          <w:sz w:val="24"/>
          <w:szCs w:val="24"/>
          <w:rtl w:val="0"/>
        </w:rPr>
        <w:t xml:space="preserve">Fierro</w:t>
      </w:r>
      <w:commentRangeEnd w:id="7"/>
      <w:r w:rsidDel="00000000" w:rsidR="00000000" w:rsidRPr="00000000">
        <w:commentReference w:id="7"/>
      </w:r>
      <w:r w:rsidDel="00000000" w:rsidR="00000000" w:rsidRPr="00000000">
        <w:rPr>
          <w:rFonts w:ascii="Calibri" w:cs="Calibri" w:eastAsia="Calibri" w:hAnsi="Calibri"/>
          <w:sz w:val="24"/>
          <w:szCs w:val="24"/>
          <w:rtl w:val="0"/>
        </w:rPr>
        <w:t xml:space="preserve">-Suero et al. (2021) señalan que los estudiantes que perciben un clima emocional positivo en el aula tienden a experimentar emociones como entusiasmo, seguridad y confianza, las cuales promueven una mayor implicación en las tareas escolares. Esto se traduce en mejoras en la disposición hacia el aprendizaje y en la construcción de relaciones saludables con pares y docentes.</w:t>
      </w:r>
    </w:p>
    <w:p w:rsidR="00000000" w:rsidDel="00000000" w:rsidP="00000000" w:rsidRDefault="00000000" w:rsidRPr="00000000" w14:paraId="0000008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contraste, emociones como el miedo o la ansiedad generan un estado de hiperactivación que limita la capacidad de concentración, razonamiento y resolución de problemas (</w:t>
      </w:r>
      <w:commentRangeStart w:id="8"/>
      <w:r w:rsidDel="00000000" w:rsidR="00000000" w:rsidRPr="00000000">
        <w:rPr>
          <w:rFonts w:ascii="Calibri" w:cs="Calibri" w:eastAsia="Calibri" w:hAnsi="Calibri"/>
          <w:sz w:val="24"/>
          <w:szCs w:val="24"/>
          <w:rtl w:val="0"/>
        </w:rPr>
        <w:t xml:space="preserve">Bueno</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 2021). Esto es especialmente importante en el entorno educativo, donde los estudiantes se enfrentan frecuentemente a evaluaciones, exposiciones y dinámicas sociales que pueden disparar estos estados si no se cuenta con un entorno emocionalmente seguro.</w:t>
      </w:r>
    </w:p>
    <w:p w:rsidR="00000000" w:rsidDel="00000000" w:rsidP="00000000" w:rsidRDefault="00000000" w:rsidRPr="00000000" w14:paraId="0000008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Intervención emocional</w:t>
      </w:r>
    </w:p>
    <w:p w:rsidR="00000000" w:rsidDel="00000000" w:rsidP="00000000" w:rsidRDefault="00000000" w:rsidRPr="00000000" w14:paraId="0000008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estudio de </w:t>
      </w:r>
      <w:commentRangeStart w:id="9"/>
      <w:r w:rsidDel="00000000" w:rsidR="00000000" w:rsidRPr="00000000">
        <w:rPr>
          <w:rFonts w:ascii="Calibri" w:cs="Calibri" w:eastAsia="Calibri" w:hAnsi="Calibri"/>
          <w:sz w:val="24"/>
          <w:szCs w:val="24"/>
          <w:rtl w:val="0"/>
        </w:rPr>
        <w:t xml:space="preserve">Morales</w:t>
      </w:r>
      <w:commentRangeEnd w:id="9"/>
      <w:r w:rsidDel="00000000" w:rsidR="00000000" w:rsidRPr="00000000">
        <w:commentReference w:id="9"/>
      </w:r>
      <w:r w:rsidDel="00000000" w:rsidR="00000000" w:rsidRPr="00000000">
        <w:rPr>
          <w:rFonts w:ascii="Calibri" w:cs="Calibri" w:eastAsia="Calibri" w:hAnsi="Calibri"/>
          <w:sz w:val="24"/>
          <w:szCs w:val="24"/>
          <w:rtl w:val="0"/>
        </w:rPr>
        <w:t xml:space="preserve"> y Tischhauser (2021) en estudiantes del primer ciclo de secundaria muestra que la implementación de programas estructurados de educación emocional produjo mejoras significativas en el autocontrol, la empatía y la capacidad de afrontar conflictos escolares. Del mismo modo, </w:t>
      </w:r>
      <w:commentRangeStart w:id="10"/>
      <w:r w:rsidDel="00000000" w:rsidR="00000000" w:rsidRPr="00000000">
        <w:rPr>
          <w:rFonts w:ascii="Calibri" w:cs="Calibri" w:eastAsia="Calibri" w:hAnsi="Calibri"/>
          <w:sz w:val="24"/>
          <w:szCs w:val="24"/>
          <w:rtl w:val="0"/>
        </w:rPr>
        <w:t xml:space="preserve">Bodoque</w:t>
      </w:r>
      <w:commentRangeEnd w:id="10"/>
      <w:r w:rsidDel="00000000" w:rsidR="00000000" w:rsidRPr="00000000">
        <w:commentReference w:id="10"/>
      </w:r>
      <w:r w:rsidDel="00000000" w:rsidR="00000000" w:rsidRPr="00000000">
        <w:rPr>
          <w:rFonts w:ascii="Calibri" w:cs="Calibri" w:eastAsia="Calibri" w:hAnsi="Calibri"/>
          <w:sz w:val="24"/>
          <w:szCs w:val="24"/>
          <w:rtl w:val="0"/>
        </w:rPr>
        <w:t xml:space="preserve"> Guillem (2023) diseñó una intervención en alumnos de 2º de ESO en España, observando que el desarrollo de habilidades emocionales como la automotivación tuvo un efecto positivo sostenido en la participación y el rendimiento.</w:t>
      </w:r>
    </w:p>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meta-análisis reciente confirma que los programas de educación emocional tienen un efecto positivo de magnitud media a alta en el bienestar, la toma de decisiones y la regulación emocional, reduciendo la ansiedad y el desgaste académico (</w:t>
      </w:r>
      <w:commentRangeStart w:id="11"/>
      <w:r w:rsidDel="00000000" w:rsidR="00000000" w:rsidRPr="00000000">
        <w:rPr>
          <w:rFonts w:ascii="Calibri" w:cs="Calibri" w:eastAsia="Calibri" w:hAnsi="Calibri"/>
          <w:sz w:val="24"/>
          <w:szCs w:val="24"/>
          <w:rtl w:val="0"/>
        </w:rPr>
        <w:t xml:space="preserve">Ruiz</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-Aranda et al., 2020).</w:t>
      </w:r>
    </w:p>
    <w:p w:rsidR="00000000" w:rsidDel="00000000" w:rsidP="00000000" w:rsidRDefault="00000000" w:rsidRPr="00000000" w14:paraId="0000008C">
      <w:pPr>
        <w:jc w:val="both"/>
        <w:rPr>
          <w:ins w:author="KATALINA SOFIA PEREZ GONZALEZ" w:id="0" w:date="2025-06-09T17:31:53Z"/>
          <w:rFonts w:ascii="Calibri" w:cs="Calibri" w:eastAsia="Calibri" w:hAnsi="Calibri"/>
          <w:sz w:val="24"/>
          <w:szCs w:val="24"/>
        </w:rPr>
      </w:pPr>
      <w:ins w:author="KATALINA SOFIA PEREZ GONZALEZ" w:id="0" w:date="2025-06-09T17:31:53Z">
        <w:r w:rsidDel="00000000" w:rsidR="00000000" w:rsidRPr="00000000">
          <w:rPr>
            <w:rtl w:val="0"/>
          </w:rPr>
        </w:r>
      </w:ins>
    </w:p>
    <w:p w:rsidR="00000000" w:rsidDel="00000000" w:rsidP="00000000" w:rsidRDefault="00000000" w:rsidRPr="00000000" w14:paraId="0000008D">
      <w:pPr>
        <w:jc w:val="both"/>
        <w:rPr>
          <w:ins w:author="KATALINA SOFIA PEREZ GONZALEZ" w:id="0" w:date="2025-06-09T17:31:53Z"/>
          <w:rFonts w:ascii="Calibri" w:cs="Calibri" w:eastAsia="Calibri" w:hAnsi="Calibri"/>
          <w:sz w:val="24"/>
          <w:szCs w:val="24"/>
        </w:rPr>
      </w:pPr>
      <w:ins w:author="KATALINA SOFIA PEREZ GONZALEZ" w:id="0" w:date="2025-06-09T17:31:53Z">
        <w:r w:rsidDel="00000000" w:rsidR="00000000" w:rsidRPr="00000000">
          <w:rPr>
            <w:rFonts w:ascii="Calibri" w:cs="Calibri" w:eastAsia="Calibri" w:hAnsi="Calibri"/>
            <w:sz w:val="24"/>
            <w:szCs w:val="24"/>
            <w:rtl w:val="0"/>
          </w:rPr>
          <w:t xml:space="preserve">También , podemos ver que los programas de la educación emocional tienen un efecto positivo en el bienestar, la toma de decisiones y la regulación emocional, reduciendo la ansiedad y el desgaste académico (Ruiz …)</w:t>
        </w:r>
      </w:ins>
    </w:p>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pedagógico y recomendaciones</w:t>
      </w:r>
    </w:p>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neuroeducativa, </w:t>
      </w:r>
      <w:commentRangeStart w:id="12"/>
      <w:r w:rsidDel="00000000" w:rsidR="00000000" w:rsidRPr="00000000">
        <w:rPr>
          <w:rFonts w:ascii="Calibri" w:cs="Calibri" w:eastAsia="Calibri" w:hAnsi="Calibri"/>
          <w:sz w:val="24"/>
          <w:szCs w:val="24"/>
          <w:rtl w:val="0"/>
        </w:rPr>
        <w:t xml:space="preserve">Lagiosa</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 (2024) afirma que el aprendizaje profundo ocurre con mayor eficacia cuando se integran las emociones en el proceso de enseñanza. La autora subraya que metodologías centradas en el estudiante, que promuevan la exploración emocional, favorecen la adquisición significativa del conocimiento.</w:t>
      </w:r>
    </w:p>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varios estudios coinciden en que los modelos tradicionales de enseñanza, centrados exclusivamente en el contenido, resultan insuficientes para responder a las necesidades emocionales del alumnado actual. Autores como </w:t>
      </w:r>
      <w:commentRangeStart w:id="13"/>
      <w:r w:rsidDel="00000000" w:rsidR="00000000" w:rsidRPr="00000000">
        <w:rPr>
          <w:rFonts w:ascii="Calibri" w:cs="Calibri" w:eastAsia="Calibri" w:hAnsi="Calibri"/>
          <w:sz w:val="24"/>
          <w:szCs w:val="24"/>
          <w:rtl w:val="0"/>
        </w:rPr>
        <w:t xml:space="preserve">Manzano</w:t>
      </w:r>
      <w:commentRangeEnd w:id="13"/>
      <w:r w:rsidDel="00000000" w:rsidR="00000000" w:rsidRPr="00000000">
        <w:commentReference w:id="13"/>
      </w:r>
      <w:r w:rsidDel="00000000" w:rsidR="00000000" w:rsidRPr="00000000">
        <w:rPr>
          <w:rFonts w:ascii="Calibri" w:cs="Calibri" w:eastAsia="Calibri" w:hAnsi="Calibri"/>
          <w:sz w:val="24"/>
          <w:szCs w:val="24"/>
          <w:rtl w:val="0"/>
        </w:rPr>
        <w:t xml:space="preserve"> y Jiménez-Parra (2022) y Lagiosa (2024) proponen un cambio hacia modelos activos y emocionalmente integradores que prioricen el desarrollo de competencias socioemocionales como parte del currículo formal.</w:t>
      </w:r>
    </w:p>
    <w:p w:rsidR="00000000" w:rsidDel="00000000" w:rsidP="00000000" w:rsidRDefault="00000000" w:rsidRPr="00000000" w14:paraId="0000009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los estudios revisados muestran un consenso sobre la influencia positiva de la inteligencia emocional en el rendimiento académico, varios de ellos presentan limitaciones como muestras reducidas (Bodoque Guillem, 2023) o un enfoque restringido al contexto español (Lagiosa, 2024), lo cual plantea la necesidad de mayor investigación empírica local en Chile y América Latina.</w:t>
      </w:r>
    </w:p>
    <w:p w:rsidR="00000000" w:rsidDel="00000000" w:rsidP="00000000" w:rsidRDefault="00000000" w:rsidRPr="00000000" w14:paraId="00000098">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Realidad Virtual: Innovación para la gestión emocional en adolescentes</w:t>
      </w:r>
    </w:p>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últimos años, la integración de tecnologías inmersivas como la realidad virtual (RV) ha abierto nuevas posibilidades para abordar los desafíos emocionales que enfrentan los estudiantes de enseñanza media, especialmente en situaciones académicas de alta demanda como hablar en público, rendir exámenes o participar en actividades grupales. La RV permite crear entornos controlados y realistas donde los adolescentes pueden practicar habilidades socioemocionales, identificar y regular sus emociones, y enfrentar gradualmente situaciones que generan ansiedad o estrés, todo ello en un espacio seguro y sin riesgos reales.</w:t>
      </w:r>
    </w:p>
    <w:p w:rsidR="00000000" w:rsidDel="00000000" w:rsidP="00000000" w:rsidRDefault="00000000" w:rsidRPr="00000000" w14:paraId="0000009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Diversos estudios han demostrado que la exposición a escenarios virtuales puede inducir respuestas emocionales auténticas, facilitando la identificación de emociones como ansiedad, miedo o entusiasmo, y permitiendo la aplicación de técnicas de regulación emocional en tiempo real. Por ejemplo, investigaciones recientes han evidenciado que la terapia de exposición mediante realidad virtual (VRET) es eficaz para reducir la ansiedad escolar y social en adolescentes, con efectos sostenidos tras varias sesiones y una alta aceptación por parte de los participantes (Lindner </w:t>
      </w:r>
      <w:commentRangeStart w:id="14"/>
      <w:r w:rsidDel="00000000" w:rsidR="00000000" w:rsidRPr="00000000">
        <w:rPr>
          <w:rFonts w:ascii="Calibri" w:cs="Calibri" w:eastAsia="Calibri" w:hAnsi="Calibri"/>
          <w:sz w:val="24"/>
          <w:szCs w:val="24"/>
          <w:rtl w:val="0"/>
        </w:rPr>
        <w:t xml:space="preserve">et</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 al., 2024; </w:t>
      </w:r>
      <w:commentRangeStart w:id="15"/>
      <w:r w:rsidDel="00000000" w:rsidR="00000000" w:rsidRPr="00000000">
        <w:rPr>
          <w:rFonts w:ascii="Calibri" w:cs="Calibri" w:eastAsia="Calibri" w:hAnsi="Calibri"/>
          <w:sz w:val="24"/>
          <w:szCs w:val="24"/>
          <w:rtl w:val="0"/>
        </w:rPr>
        <w:t xml:space="preserve">Zhang</w:t>
      </w:r>
      <w:commentRangeEnd w:id="15"/>
      <w:r w:rsidDel="00000000" w:rsidR="00000000" w:rsidRPr="00000000">
        <w:commentReference w:id="15"/>
      </w:r>
      <w:r w:rsidDel="00000000" w:rsidR="00000000" w:rsidRPr="00000000">
        <w:rPr>
          <w:rFonts w:ascii="Calibri" w:cs="Calibri" w:eastAsia="Calibri" w:hAnsi="Calibri"/>
          <w:sz w:val="24"/>
          <w:szCs w:val="24"/>
          <w:rtl w:val="0"/>
        </w:rPr>
        <w:t xml:space="preserve"> et al., 2023). Además, la posibilidad de incorporar biofeedback —como la monitorización de la frecuencia cardíaca— en estos entornos virtuales, permite adaptar la dificultad de los desafíos y ofrecer retroalimentación personalizada, potenciando el aprendizaje de estrategias de autorregulación (Bouchard et al., 2024).</w:t>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uso de RV no solo es efectivo para la reducción del estrés y la ansiedad en contextos escolares, sino que también contribuye al desarrollo de competencias como la empatía, la conciencia emocional y el autocontrol. Un metaanálisis reciente confirma que las intervenciones basadas en RV tienen un efecto positivo de magnitud media en el aprendizaje socioemocional de niños y adolescentes, destacando su potencial como complemento a los programas tradicionales de educación emocional (Zhang et al., 2023). Asimismo, la naturaleza interactiva y lúdica de la RV aumenta la motivación y el compromiso de los adolescentes, factores clave para el éxito de cualquier intervención educativa.</w:t>
      </w:r>
    </w:p>
    <w:p w:rsidR="00000000" w:rsidDel="00000000" w:rsidP="00000000" w:rsidRDefault="00000000" w:rsidRPr="00000000" w14:paraId="000000A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contexto chileno, iniciativas como EmotionLAB representan una oportunidad innovadora para adaptar estas tendencias globales a las necesidades locales. La plataforma permite a los estudiantes ensayar presentaciones en público, identificar sus emociones antes y después de la exposición, y practicar técnicas de manejo del estrés ante distractores programados, como ruidos o interrupciones simuladas (Duoc UC, 2023). Además, la integración de sensores fisiológicos posibilita una retroalimentación objetiva y personalizada, alineando la experiencia con los últimos avances en neurociencia y tecnología educativa.</w:t>
      </w:r>
    </w:p>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la evidencia actual respalda la incorporación de la realidad virtual como herramienta pedagógica para la gestión emocional en adolescentes. Su capacidad para simular situaciones desafiantes, medir respuestas fisiológicas y ofrecer entrenamiento personalizado la posiciona como un recurso valioso para fortalecer la inteligencia emocional, mejorar el bienestar y optimizar el rendimiento académico en la educación secundaria. Proyectos como EmotionLAB no solo responden a una necesidad detectada en la literatura, sino que también abren el camino para futuras investigaciones y aplicaciones en el ámbito educativo chileno y latinoamericano.</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CONCLUSIONES</w:t>
      </w:r>
    </w:p>
    <w:p w:rsidR="00000000" w:rsidDel="00000000" w:rsidP="00000000" w:rsidRDefault="00000000" w:rsidRPr="00000000" w14:paraId="000000A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y su gestión no son aspectos periféricos en la educación secundaria, sino elementos centrales que influyen en el rendimiento académico, la motivación, la interacción social y el bienestar psicológico. La evidencia actual demuestra que las emociones positivas estimulan el aprendizaje, mientras que las emociones negativas, si no son reguladas, pueden bloquear procesos clave como la atención, la memoria y la toma de decisiones.</w:t>
      </w:r>
    </w:p>
    <w:p w:rsidR="00000000" w:rsidDel="00000000" w:rsidP="00000000" w:rsidRDefault="00000000" w:rsidRPr="00000000" w14:paraId="000000A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investigaciones recientes coinciden en los siguientes puntos clave:</w:t>
      </w:r>
    </w:p>
    <w:p w:rsidR="00000000" w:rsidDel="00000000" w:rsidP="00000000" w:rsidRDefault="00000000" w:rsidRPr="00000000" w14:paraId="000000A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inteligencia emocional en adolescentes es un predictor confiable del rendimiento académico y el ajuste personal.</w:t>
      </w:r>
    </w:p>
    <w:p w:rsidR="00000000" w:rsidDel="00000000" w:rsidP="00000000" w:rsidRDefault="00000000" w:rsidRPr="00000000" w14:paraId="000000A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clima escolar cumple un rol modulador que puede potenciar o inhibir el desarrollo emocional de los estudiantes.</w:t>
      </w:r>
    </w:p>
    <w:p w:rsidR="00000000" w:rsidDel="00000000" w:rsidP="00000000" w:rsidRDefault="00000000" w:rsidRPr="00000000" w14:paraId="000000A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 emociones positivas fomentan el aprendizaje profundo y colaborativo.</w:t>
      </w:r>
    </w:p>
    <w:p w:rsidR="00000000" w:rsidDel="00000000" w:rsidP="00000000" w:rsidRDefault="00000000" w:rsidRPr="00000000" w14:paraId="000000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programas de educación emocional bien diseñados e implementados producen efectos sostenibles en la autorregulación y la empatía.</w:t>
      </w:r>
    </w:p>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docencia debe incluir el componente emocional como una dimensión estructural de la práctica pedagógica.</w:t>
      </w:r>
    </w:p>
    <w:p w:rsidR="00000000" w:rsidDel="00000000" w:rsidP="00000000" w:rsidRDefault="00000000" w:rsidRPr="00000000" w14:paraId="000000B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realidad virtual emerge como una herramienta innovadora para el entrenamiento emocional, con evidencia de efectividad en la reducción de ansiedad y el fortalecimiento de habilidades socioemocionales.</w:t>
      </w:r>
    </w:p>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concluye que el desarrollo de habilidades socioemocionales debe ser promovido desde una perspectiva institucional, con docentes capacitados y estrategias integradas al currículo. La inteligencia emocional, al estar relacionada con el éxito académico y vital, merece un lugar prioritario en las políticas educativas dirigidas a estudiantes de enseñanza media. Proyectos como EmotionLAB representan un avance relevante en la convergencia entre neurociencia, tecnología y educación emocional.</w:t>
      </w:r>
    </w:p>
    <w:p w:rsidR="00000000" w:rsidDel="00000000" w:rsidP="00000000" w:rsidRDefault="00000000" w:rsidRPr="00000000" w14:paraId="000000B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jc w:val="both"/>
        <w:rPr>
          <w:b w:val="1"/>
          <w:bCs w:val="1"/>
          <w:sz w:val="24"/>
          <w:szCs w:val="24"/>
        </w:rPr>
      </w:pPr>
      <w:bookmarkStart w:colFirst="0" w:colLast="0" w:name="_vaittshz1uxz" w:id="9"/>
      <w:bookmarkEnd w:id="9"/>
      <w:r w:rsidDel="00000000" w:rsidR="00000000" w:rsidRPr="00000000">
        <w:rPr>
          <w:b w:val="1"/>
          <w:bCs w:val="1"/>
          <w:sz w:val="24"/>
          <w:szCs w:val="24"/>
          <w:rtl w:val="0"/>
        </w:rPr>
        <w:t xml:space="preserve">REFERENCIAS</w:t>
      </w:r>
    </w:p>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Barrios, H., &amp; Gutiérrez, C. (2020). Neurociencias, emociones y educación superior: Una revisión descriptiva. Estudios Pedagógicos, 46(1), 363–382. https://doi.org/10.4067/S0718-07052020000100363</w:t>
      </w:r>
    </w:p>
    <w:p w:rsidR="00000000" w:rsidDel="00000000" w:rsidP="00000000" w:rsidRDefault="00000000" w:rsidRPr="00000000" w14:paraId="000000B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Bodoque Guillem, L. (2023). Plan de intervención de mejora de la inteligencia emocional y habilidades sociales en 2º de ESO [Trabajo Fin de Máster, Universidad Europea]. https://titula.universidadeuropea.com/bitstream/handle/20.500.12880/7060/TFM_LUCIA%20BODOQUE%20GUILLEM.pdf</w:t>
      </w:r>
    </w:p>
    <w:p w:rsidR="00000000" w:rsidDel="00000000" w:rsidP="00000000" w:rsidRDefault="00000000" w:rsidRPr="00000000" w14:paraId="000000B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Bouchard, S., et al. (2024). Virtual Reality and Stress Management: A Systematic Review. Journal of Medical Internet Research, 26(3), e11323791. https://doi.org/10.3390/jmir2603</w:t>
      </w:r>
    </w:p>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Bueno, D. (2021). La neurociencia como fundamento de la educación emocional. Revista Internacional de Educación Emocional y Bienestar, 1(1), 47–61.</w:t>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Duoc UC. (2023, octubre 5). “EmotionLab” la plataforma de realidad virtual para gestionar las emociones. https://www.duoc.cl/?noticia_post_type=emotionlab-la-plataforma-de-realidad-virtual-para-gestionar-las-emociones</w:t>
      </w:r>
    </w:p>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Fernández-Berrocal, P., &amp; Cabello, R. (2022). Nuevas tendencias en la investigación de la Inteligencia Emocional. Escritos de Psicología, 15(2), 144–158. https://scielo.isciii.es/pdf/ep/v15n2/1989-3809-ep-15-02-00144.pdf</w:t>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Fierro-Suero, S., Velázquez-Ahumada, M. C., &amp; Fernández-Espínola, C. (2021). La influencia del clima de aula sobre las emociones del alumnado en Educación Física. Retos, 42, 432–442. https://doi.org/10.47197/retos.v42i0.87305</w:t>
      </w:r>
    </w:p>
    <w:p w:rsidR="00000000" w:rsidDel="00000000" w:rsidP="00000000" w:rsidRDefault="00000000" w:rsidRPr="00000000" w14:paraId="000000C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Gutiérrez, E., &amp; Sánchez, A. (2022). Clima escolar y trabajo colegiado en una modalidad virtual. Revista REXE, 21(45), 168–182. https://doi.org/10.21703/0718-5162.v21.n45.2022.009</w:t>
      </w:r>
    </w:p>
    <w:p w:rsidR="00000000" w:rsidDel="00000000" w:rsidP="00000000" w:rsidRDefault="00000000" w:rsidRPr="00000000" w14:paraId="000000C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Lagiosa, M. (2024). El aprendizaje y las emociones: Incorporar la neurociencia en el aula. Revista Persona. https://revistas.ucalp.edu.ar/index.php/persona/article/view/380</w:t>
      </w:r>
    </w:p>
    <w:p w:rsidR="00000000" w:rsidDel="00000000" w:rsidP="00000000" w:rsidRDefault="00000000" w:rsidRPr="00000000" w14:paraId="000000C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Lindner, P., et al. (2024). Gamified virtual reality exposure therapy for adolescents with public speaking anxiety: A four-armed randomized controlled trial. Frontiers in Virtual Reality, 4, 1240778. https://doi.org/10.3389/frvir.2023.1240778</w:t>
      </w:r>
    </w:p>
    <w:p w:rsidR="00000000" w:rsidDel="00000000" w:rsidP="00000000" w:rsidRDefault="00000000" w:rsidRPr="00000000" w14:paraId="000000C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Manzano, D., &amp; Jiménez-Parra, J. (2022). Estilo interpersonal docente y clima escolar: Un modelo de predicción de la motivación. SPORT TK-Revista EuroAmericana de Ciencias del Deporte, 11(18). https://doi.org/10.6018/sportk.469701</w:t>
      </w:r>
    </w:p>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Milicic, N., &amp; Marchant, T. (2020). La importancia de las emociones en los procesos de aprendizaje de los estudiantes. Academia.cl. https://bibliotecadigital.academia.cl/bitstreams/6c0470c8-17e0-46e4-b3be-656319a5716b/download</w:t>
      </w:r>
    </w:p>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Morales, L. M., &amp; Tischhauser, M. G. (2021). La importancia de la educación emocional en los estudiantes del primer ciclo de secundaria [Trabajo Final de Grado, Universidad Católica de Córdoba]. http://pa.bibdigital.ucc.edu.ar/3076/1/TF_Morales_Tischhauser.pdf</w:t>
      </w:r>
    </w:p>
    <w:p w:rsidR="00000000" w:rsidDel="00000000" w:rsidP="00000000" w:rsidRDefault="00000000" w:rsidRPr="00000000" w14:paraId="000000D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Padilla Jiménez, A., &amp; Vargas Hernández, E. (2019). Comprensión de la relación entre inteligencia emocional y capacidad cognitiva en estudiantes de secundaria. Repositorio UPTC. https://repositorio.uptc.edu.co/bitstream/001/5348/1/Compresion_de_la_relacion_emocional_con_la_capacidad_cognitiva_en_estudiantes_de_educacion_secundaria.pdf</w:t>
      </w:r>
    </w:p>
    <w:p w:rsidR="00000000" w:rsidDel="00000000" w:rsidP="00000000" w:rsidRDefault="00000000" w:rsidRPr="00000000" w14:paraId="000000D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Palma Delgado, G. M., &amp; Barcia Briones, M. F. (2020). El estado emocional en el rendimiento académico de los estudiantes en Portoviejo, Ecuador. Dominio de las Ciencias, 6(2), 72–100. https://dialnet.unirioja.es/descarga/articulo/7467934.pdf</w:t>
      </w:r>
    </w:p>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Rodriguez-Barboza, J. R. (2024). Inteligencia emocional como factor determinante en el rendimiento académico en estudiantes. Revista Tecnológica-Educativa Docentes 2.0, 17(1), 400–411. https://doi.org/10.37843/rted.v17i1.496</w:t>
      </w:r>
    </w:p>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Ruiz-Aranda, D., Castillo, R., Salguero, J. M., Cabello, R., Fernández-Berrocal, P., &amp; Balluerka, N. (2020). La inteligencia emocional en el ámbito educativo: un meta-análisis. Ansiedad y Estrés, 26(1), 7-14. https://scielo.isciii.es/scielo.php?pid=S0212-97282020000100010&amp;script=sci_arttext&amp;tlng=es</w:t>
      </w:r>
    </w:p>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Valdiviezo-Loayza, M. A. (2022). La inteligencia emocional en la educación: Una revisión sistemática en América Latina y el Caribe. Revista Peruana de Psicología. https://www.academia.edu/download/95548874/18349.pdf</w:t>
      </w:r>
    </w:p>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sz w:val="24"/>
          <w:szCs w:val="24"/>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4"/>
          <w:szCs w:val="24"/>
          <w:rtl w:val="0"/>
        </w:rPr>
        <w:t xml:space="preserve">Zhang, F., Zhang, Y., Li, G., &amp; Luo, H. (2023). Using Virtual Reality Interventions to Promote Social and Emotional Learning for Children and Adolescents: A Systematic Review and Meta-Analysis. *Children*, 11(1), 41. https://doi.org/10.3390/children11010041</w:t>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sectPr>
          <w:type w:val="nextPage"/>
          <w:pgSz w:h="16834" w:w="11909" w:orient="portrait"/>
          <w:pgMar w:bottom="1440" w:top="1440" w:left="1440" w:right="1440" w:header="720" w:footer="720"/>
          <w:pgNumType w:start="1"/>
        </w:sectPr>
      </w:pPr>
      <w:bookmarkStart w:colFirst="0" w:colLast="0" w:name="_dve2mcv4xd6b"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Contexto chile</w:t>
      </w:r>
      <w:r w:rsidDel="00000000" w:rsidR="00000000" w:rsidRPr="00000000">
        <w:rPr>
          <w:rtl w:val="0"/>
        </w:rPr>
      </w:r>
    </w:p>
    <w:p w:rsidR="00000000" w:rsidDel="00000000" w:rsidP="00000000" w:rsidRDefault="00000000" w:rsidRPr="00000000" w14:paraId="000000D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60" w:lineRule="auto"/>
        <w:rPr>
          <w:b w:val="1"/>
          <w:bCs w:val="1"/>
          <w:sz w:val="30"/>
          <w:szCs w:val="30"/>
        </w:rPr>
      </w:pPr>
      <w:bookmarkStart w:colFirst="0" w:colLast="0" w:name="_2ni4ld8vxhw1" w:id="11"/>
      <w:bookmarkEnd w:id="11"/>
      <w:r w:rsidDel="00000000" w:rsidR="00000000" w:rsidRPr="00000000">
        <w:rPr>
          <w:b w:val="1"/>
          <w:bCs w:val="1"/>
          <w:sz w:val="30"/>
          <w:szCs w:val="30"/>
          <w:rtl w:val="0"/>
        </w:rPr>
        <w:t xml:space="preserve">Datos Clave para el Ensayo: Necesidad de Realidad Virtual en Educación Chilena</w:t>
      </w:r>
    </w:p>
    <w:p w:rsidR="00000000" w:rsidDel="00000000" w:rsidP="00000000" w:rsidRDefault="00000000" w:rsidRPr="00000000" w14:paraId="000000D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0"/>
          <w:szCs w:val="30"/>
        </w:rPr>
      </w:pPr>
      <w:bookmarkStart w:colFirst="0" w:colLast="0" w:name="_ip0zg9mu9ps9" w:id="12"/>
      <w:bookmarkEnd w:id="12"/>
      <w:r w:rsidDel="00000000" w:rsidR="00000000" w:rsidRPr="00000000">
        <w:rPr>
          <w:b w:val="1"/>
          <w:bCs w:val="1"/>
          <w:sz w:val="30"/>
          <w:szCs w:val="30"/>
          <w:rtl w:val="0"/>
        </w:rPr>
        <w:t xml:space="preserve">Problemática Emocional en Chile</w:t>
      </w:r>
    </w:p>
    <w:p w:rsidR="00000000" w:rsidDel="00000000" w:rsidP="00000000" w:rsidRDefault="00000000" w:rsidRPr="00000000" w14:paraId="000000E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r2ag5pm9yesq" w:id="13"/>
      <w:bookmarkEnd w:id="13"/>
      <w:r w:rsidDel="00000000" w:rsidR="00000000" w:rsidRPr="00000000">
        <w:rPr>
          <w:b w:val="1"/>
          <w:bCs w:val="1"/>
          <w:sz w:val="30"/>
          <w:szCs w:val="30"/>
          <w:rtl w:val="0"/>
        </w:rPr>
        <w:t xml:space="preserve">Datos Estadísticos Críticos</w:t>
      </w:r>
    </w:p>
    <w:p w:rsidR="00000000" w:rsidDel="00000000" w:rsidP="00000000" w:rsidRDefault="00000000" w:rsidRPr="00000000" w14:paraId="000000E1">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70% de estudiantes chilenos (1° básico a 4° medio) reconoce tener dificultades para expresar sus emociones (MINEDUC, Diagnóstico Integral de Aprendizaje)</w:t>
      </w:r>
    </w:p>
    <w:p w:rsidR="00000000" w:rsidDel="00000000" w:rsidP="00000000" w:rsidRDefault="00000000" w:rsidRPr="00000000" w14:paraId="000000E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72% de directores percibe deterioro en bienestar emocional de estudiantes de enseñanza media post-pandemia</w:t>
      </w:r>
    </w:p>
    <w:p w:rsidR="00000000" w:rsidDel="00000000" w:rsidP="00000000" w:rsidRDefault="00000000" w:rsidRPr="00000000" w14:paraId="000000E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63.1% de estudiantes universitarios chilenos presenta síntomas depresivos</w:t>
      </w:r>
    </w:p>
    <w:p w:rsidR="00000000" w:rsidDel="00000000" w:rsidP="00000000" w:rsidRDefault="00000000" w:rsidRPr="00000000" w14:paraId="000000E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69.2% de estudiantes universitarios presenta ansiedad</w:t>
      </w:r>
    </w:p>
    <w:p w:rsidR="00000000" w:rsidDel="00000000" w:rsidP="00000000" w:rsidRDefault="00000000" w:rsidRPr="00000000" w14:paraId="000000E5">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57% de estudiantes universitarios experimenta estrés</w:t>
      </w:r>
    </w:p>
    <w:p w:rsidR="00000000" w:rsidDel="00000000" w:rsidP="00000000" w:rsidRDefault="00000000" w:rsidRPr="00000000" w14:paraId="000000E6">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45% de niños en alta vulnerabilidad quiere que profesores pregunten cómo se sienten</w:t>
      </w:r>
    </w:p>
    <w:p w:rsidR="00000000" w:rsidDel="00000000" w:rsidP="00000000" w:rsidRDefault="00000000" w:rsidRPr="00000000" w14:paraId="000000E7">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90% de estudiantes se ve afectado por período de no asistencia a clases</w:t>
      </w:r>
    </w:p>
    <w:p w:rsidR="00000000" w:rsidDel="00000000" w:rsidP="00000000" w:rsidRDefault="00000000" w:rsidRPr="00000000" w14:paraId="000000E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848xmxpzgfbm" w:id="14"/>
      <w:bookmarkEnd w:id="14"/>
      <w:r w:rsidDel="00000000" w:rsidR="00000000" w:rsidRPr="00000000">
        <w:rPr>
          <w:b w:val="1"/>
          <w:bCs w:val="1"/>
          <w:sz w:val="30"/>
          <w:szCs w:val="30"/>
          <w:rtl w:val="0"/>
        </w:rPr>
        <w:t xml:space="preserve">Contexto Internacional</w:t>
      </w:r>
    </w:p>
    <w:p w:rsidR="00000000" w:rsidDel="00000000" w:rsidP="00000000" w:rsidRDefault="00000000" w:rsidRPr="00000000" w14:paraId="000000E9">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Chile presenta la peor salud mental infantil del mundo en menores de 6 años (Kimelman &amp; Lecannelier, 2019)</w:t>
      </w:r>
    </w:p>
    <w:p w:rsidR="00000000" w:rsidDel="00000000" w:rsidP="00000000" w:rsidRDefault="00000000" w:rsidRPr="00000000" w14:paraId="000000E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Ansiedad y depresión entre 12% y 16% en menores de 6 años</w:t>
      </w:r>
    </w:p>
    <w:p w:rsidR="00000000" w:rsidDel="00000000" w:rsidP="00000000" w:rsidRDefault="00000000" w:rsidRPr="00000000" w14:paraId="000000E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0"/>
          <w:szCs w:val="30"/>
        </w:rPr>
      </w:pPr>
      <w:bookmarkStart w:colFirst="0" w:colLast="0" w:name="_mavqwzsz4ofd" w:id="15"/>
      <w:bookmarkEnd w:id="15"/>
      <w:r w:rsidDel="00000000" w:rsidR="00000000" w:rsidRPr="00000000">
        <w:rPr>
          <w:b w:val="1"/>
          <w:bCs w:val="1"/>
          <w:sz w:val="30"/>
          <w:szCs w:val="30"/>
          <w:rtl w:val="0"/>
        </w:rPr>
        <w:t xml:space="preserve">Crisis del Sistema Educativo Chileno</w:t>
      </w:r>
    </w:p>
    <w:p w:rsidR="00000000" w:rsidDel="00000000" w:rsidP="00000000" w:rsidRDefault="00000000" w:rsidRPr="00000000" w14:paraId="000000E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pxaycmbr0gda" w:id="16"/>
      <w:bookmarkEnd w:id="16"/>
      <w:r w:rsidDel="00000000" w:rsidR="00000000" w:rsidRPr="00000000">
        <w:rPr>
          <w:b w:val="1"/>
          <w:bCs w:val="1"/>
          <w:sz w:val="30"/>
          <w:szCs w:val="30"/>
          <w:rtl w:val="0"/>
        </w:rPr>
        <w:t xml:space="preserve">Deserción y Acceso</w:t>
      </w:r>
    </w:p>
    <w:p w:rsidR="00000000" w:rsidDel="00000000" w:rsidP="00000000" w:rsidRDefault="00000000" w:rsidRPr="00000000" w14:paraId="000000ED">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1/3 de estudiantes de enseñanza media abandonaba el sistema antes de la pandemia</w:t>
      </w:r>
    </w:p>
    <w:p w:rsidR="00000000" w:rsidDel="00000000" w:rsidP="00000000" w:rsidRDefault="00000000" w:rsidRPr="00000000" w14:paraId="000000EE">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50% de desertores pasaba a educación de adultos</w:t>
      </w:r>
    </w:p>
    <w:p w:rsidR="00000000" w:rsidDel="00000000" w:rsidP="00000000" w:rsidRDefault="00000000" w:rsidRPr="00000000" w14:paraId="000000EF">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Sistema en "crisis debido a desigualdad originada por privatización" (Cavieres, 2014)</w:t>
      </w:r>
    </w:p>
    <w:p w:rsidR="00000000" w:rsidDel="00000000" w:rsidP="00000000" w:rsidRDefault="00000000" w:rsidRPr="00000000" w14:paraId="000000F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v4338d1nx5qe" w:id="17"/>
      <w:bookmarkEnd w:id="17"/>
      <w:r w:rsidDel="00000000" w:rsidR="00000000" w:rsidRPr="00000000">
        <w:rPr>
          <w:b w:val="1"/>
          <w:bCs w:val="1"/>
          <w:sz w:val="30"/>
          <w:szCs w:val="30"/>
          <w:rtl w:val="0"/>
        </w:rPr>
        <w:t xml:space="preserve">Brecha Digital</w:t>
      </w:r>
    </w:p>
    <w:p w:rsidR="00000000" w:rsidDel="00000000" w:rsidP="00000000" w:rsidRDefault="00000000" w:rsidRPr="00000000" w14:paraId="000000F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Solo 38.4% de estudiantes chilenos posee dispositivo personal en casa</w:t>
      </w:r>
    </w:p>
    <w:p w:rsidR="00000000" w:rsidDel="00000000" w:rsidP="00000000" w:rsidRDefault="00000000" w:rsidRPr="00000000" w14:paraId="000000F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61.6% tiene computador portátil</w:t>
      </w:r>
    </w:p>
    <w:p w:rsidR="00000000" w:rsidDel="00000000" w:rsidP="00000000" w:rsidRDefault="00000000" w:rsidRPr="00000000" w14:paraId="000000F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28.4% tiene tablet</w:t>
      </w:r>
    </w:p>
    <w:p w:rsidR="00000000" w:rsidDel="00000000" w:rsidP="00000000" w:rsidRDefault="00000000" w:rsidRPr="00000000" w14:paraId="000000F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28.5% tiene computador fijo</w:t>
      </w:r>
    </w:p>
    <w:p w:rsidR="00000000" w:rsidDel="00000000" w:rsidP="00000000" w:rsidRDefault="00000000" w:rsidRPr="00000000" w14:paraId="000000F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10.5% de hogares rurales sin conexión a internet</w:t>
      </w:r>
    </w:p>
    <w:p w:rsidR="00000000" w:rsidDel="00000000" w:rsidP="00000000" w:rsidRDefault="00000000" w:rsidRPr="00000000" w14:paraId="000000F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0"/>
          <w:szCs w:val="30"/>
        </w:rPr>
      </w:pPr>
      <w:bookmarkStart w:colFirst="0" w:colLast="0" w:name="_ncwe4mj7ek1w" w:id="18"/>
      <w:bookmarkEnd w:id="18"/>
      <w:r w:rsidDel="00000000" w:rsidR="00000000" w:rsidRPr="00000000">
        <w:rPr>
          <w:b w:val="1"/>
          <w:bCs w:val="1"/>
          <w:sz w:val="30"/>
          <w:szCs w:val="30"/>
          <w:rtl w:val="0"/>
        </w:rPr>
        <w:t xml:space="preserve">Avances Tecnológicos en Chile</w:t>
      </w:r>
    </w:p>
    <w:p w:rsidR="00000000" w:rsidDel="00000000" w:rsidP="00000000" w:rsidRDefault="00000000" w:rsidRPr="00000000" w14:paraId="000000F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mun8yyma0diq" w:id="19"/>
      <w:bookmarkEnd w:id="19"/>
      <w:r w:rsidDel="00000000" w:rsidR="00000000" w:rsidRPr="00000000">
        <w:rPr>
          <w:b w:val="1"/>
          <w:bCs w:val="1"/>
          <w:sz w:val="30"/>
          <w:szCs w:val="30"/>
          <w:rtl w:val="0"/>
        </w:rPr>
        <w:t xml:space="preserve">Posicionamiento Nacional</w:t>
      </w:r>
    </w:p>
    <w:p w:rsidR="00000000" w:rsidDel="00000000" w:rsidP="00000000" w:rsidRDefault="00000000" w:rsidRPr="00000000" w14:paraId="000000F8">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3er lugar en desarrollo de EdTechs en América Latina (BID &amp; Holon IQ, 2021)</w:t>
      </w:r>
    </w:p>
    <w:p w:rsidR="00000000" w:rsidDel="00000000" w:rsidP="00000000" w:rsidRDefault="00000000" w:rsidRPr="00000000" w14:paraId="000000F9">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9,400 escuelas conectadas a internet de calidad</w:t>
      </w:r>
    </w:p>
    <w:p w:rsidR="00000000" w:rsidDel="00000000" w:rsidP="00000000" w:rsidRDefault="00000000" w:rsidRPr="00000000" w14:paraId="000000FA">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76% de establecimientos que reciben financiamiento público están conectados</w:t>
      </w:r>
    </w:p>
    <w:p w:rsidR="00000000" w:rsidDel="00000000" w:rsidP="00000000" w:rsidRDefault="00000000" w:rsidRPr="00000000" w14:paraId="000000FB">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Más de 3 millones de estudiantes con acceso a tecnología digital</w:t>
      </w:r>
    </w:p>
    <w:p w:rsidR="00000000" w:rsidDel="00000000" w:rsidP="00000000" w:rsidRDefault="00000000" w:rsidRPr="00000000" w14:paraId="000000F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o2s5bzccc7bo" w:id="20"/>
      <w:bookmarkEnd w:id="20"/>
      <w:r w:rsidDel="00000000" w:rsidR="00000000" w:rsidRPr="00000000">
        <w:rPr>
          <w:b w:val="1"/>
          <w:bCs w:val="1"/>
          <w:sz w:val="30"/>
          <w:szCs w:val="30"/>
          <w:rtl w:val="0"/>
        </w:rPr>
        <w:t xml:space="preserve">Proyectos VR en Universidades Chilenas</w:t>
      </w:r>
    </w:p>
    <w:p w:rsidR="00000000" w:rsidDel="00000000" w:rsidP="00000000" w:rsidRDefault="00000000" w:rsidRPr="00000000" w14:paraId="000000FD">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rPr>
          <w:rFonts w:ascii="Arial" w:cs="Arial" w:eastAsia="Arial" w:hAnsi="Arial"/>
        </w:rPr>
      </w:pPr>
      <w:r w:rsidDel="00000000" w:rsidR="00000000" w:rsidRPr="00000000">
        <w:rPr>
          <w:sz w:val="24"/>
          <w:szCs w:val="24"/>
          <w:rtl w:val="0"/>
        </w:rPr>
        <w:t xml:space="preserve">Proyecto TYMMI 2.0 (Fondecyt Regular): Universidad de Chile,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b w:val="1"/>
          <w:bCs w:val="1"/>
        </w:rPr>
      </w:pPr>
      <w:bookmarkStart w:colFirst="0" w:colLast="0" w:name="_kgez1ewug8bk" w:id="21"/>
      <w:bookmarkEnd w:id="21"/>
      <w:r w:rsidDel="00000000" w:rsidR="00000000" w:rsidRPr="00000000">
        <w:rPr>
          <w:b w:val="1"/>
          <w:bCs w:val="1"/>
          <w:rtl w:val="0"/>
        </w:rPr>
        <w:t xml:space="preserve">Relato</w:t>
      </w:r>
    </w:p>
    <w:p w:rsidR="00000000" w:rsidDel="00000000" w:rsidP="00000000" w:rsidRDefault="00000000" w:rsidRPr="00000000" w14:paraId="00000100">
      <w:pPr>
        <w:rPr/>
      </w:pPr>
      <w:r w:rsidDel="00000000" w:rsidR="00000000" w:rsidRPr="00000000">
        <w:rPr>
          <w:rtl w:val="0"/>
        </w:rPr>
        <w:t xml:space="preserve">Según el Diagnóstico Integral de Aprendizaje del MINEDUC el 70 % de estudiantes chilenos desde primero básico hasta cuarto medio reconoce tener dificultades para expresar sus emociones. Esta cifra se agrava cuando consideramos que el 72% de los directores percibe un deterioro en el bienestar emocional de estudiantes de enseñanza media en el período post-pandemia (Centro ANID CIAE et al., 2022)</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Desigualdad Estructural del Sistema Educativo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El sistema educativo chileno se encuentra en una crisis profunda originada por la privatización descontrolada que ha generado segregación y exclusión de estudiantes vulnerables (Cavieres, 2014). Esta desigualdad estructural se refleja en que un tercio de los estudiantes de enseñanza media abandonaba el sistema antes de la pandemia, con el 50% de estos desertores transitando hacia la educación de adultos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La brecha digital intensifica estas desigualdades, ya que solo el 38.4% de estudiantes chilenos posee un dispositivo personal en casa. Esta disparidad en el acceso tecnológico limita severamente las oportunidades educativas y perpetúa las diferencias socioeconómicas existentes.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En este contexto, las tecnologías inmersivas, particularmente la realidad virtual (RV), emergen como una respuesta innovadora con potencial para abordar simultáneamente los desafíos educativos y emocionales que enfrenta Chile (cita a dos noticias universitarias </w:t>
      </w:r>
      <w:hyperlink r:id="rId18">
        <w:r w:rsidDel="00000000" w:rsidR="00000000" w:rsidRPr="00000000">
          <w:rPr>
            <w:color w:val="1155cc"/>
            <w:u w:val="single"/>
            <w:rtl w:val="0"/>
          </w:rPr>
          <w:t xml:space="preserve">1</w:t>
        </w:r>
      </w:hyperlink>
      <w:r w:rsidDel="00000000" w:rsidR="00000000" w:rsidRPr="00000000">
        <w:rPr>
          <w:rtl w:val="0"/>
        </w:rPr>
        <w:t xml:space="preserve"> y  </w:t>
      </w:r>
      <w:hyperlink r:id="rId1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Referencias</w:t>
      </w:r>
    </w:p>
    <w:p w:rsidR="00000000" w:rsidDel="00000000" w:rsidP="00000000" w:rsidRDefault="00000000" w:rsidRPr="00000000" w14:paraId="0000010E">
      <w:pPr>
        <w:rPr>
          <w:b w:val="1"/>
          <w:bCs w:val="1"/>
        </w:rPr>
      </w:pPr>
      <w:r w:rsidDel="00000000" w:rsidR="00000000" w:rsidRPr="00000000">
        <w:rPr>
          <w:rtl w:val="0"/>
        </w:rPr>
        <w:br w:type="textWrapping"/>
      </w:r>
      <w:r w:rsidDel="00000000" w:rsidR="00000000" w:rsidRPr="00000000">
        <w:rPr>
          <w:b w:val="1"/>
          <w:bCs w:val="1"/>
          <w:rtl w:val="0"/>
        </w:rPr>
        <w:t xml:space="preserve">Centro ANID CIAE, Escuela de Gobierno UC, Instituto de Sociología UC, &amp; Centro de Estudios Ministerio de Educación. (2022). Encuesta Nacional de Monitoreo Educacional: Bienestar emocional y convivencia escolar en establecimientos educacionales chilenos. </w:t>
      </w:r>
      <w:hyperlink r:id="rId20">
        <w:r w:rsidDel="00000000" w:rsidR="00000000" w:rsidRPr="00000000">
          <w:rPr>
            <w:b w:val="1"/>
            <w:bCs w:val="1"/>
            <w:color w:val="1155cc"/>
            <w:u w:val="single"/>
            <w:rtl w:val="0"/>
          </w:rPr>
          <w:t xml:space="preserve">https://anid.cl/70-de-los-directores-advierte-deterioro-emocional-de-estudiantes-de-em/</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Según el Diagnóstico Integral de Aprendizaje (DIA) realizado por el Ministerio de Educación, el 70% de los estudiantes entre primero básico y cuarto medio reconoce tener dificultades para expresar sus emociones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CAVIERES FERNÁNDEZ, E.,  (2014). La calidad de la educación como parte del problema Educación escolar y desigualdad en Chile. Revista Brasileira de Educação, 19(59), 1033-1051.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 pesar de los avances logrados en las últimas décadas, persiste una marcada segregación socioeconómica y significativas brechas de aprendizaje entre estudiantes de diferentes contextos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Crisálida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Como señala un reciente informe de la Universidad Católica de Chile, "la influencia del nivel socioeconómico de los estudiantes y las escuelas es un gran lastre para el país de mayor ingreso per cápita de la región"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Investigación UNAB </w:t>
      </w:r>
    </w:p>
    <w:p w:rsidR="00000000" w:rsidDel="00000000" w:rsidP="00000000" w:rsidRDefault="00000000" w:rsidRPr="00000000" w14:paraId="0000011C">
      <w:pPr>
        <w:rPr>
          <w:b w:val="1"/>
          <w:bCs w:val="1"/>
        </w:rPr>
      </w:pPr>
      <w:hyperlink r:id="rId21">
        <w:r w:rsidDel="00000000" w:rsidR="00000000" w:rsidRPr="00000000">
          <w:rPr>
            <w:b w:val="1"/>
            <w:bCs w:val="1"/>
            <w:color w:val="1155cc"/>
            <w:u w:val="single"/>
            <w:rtl w:val="0"/>
          </w:rPr>
          <w:t xml:space="preserve">https://noticias.unab.cl/investigadores-unab-presentan-estudio-que-aborda-la-salud-mental-de-los-estudiantes-universitarios-chilenos/</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br w:type="textWrapping"/>
        <w:t xml:space="preserve">En el ámbito universitario, un estudio de la Universidad Andrés Bello (2022) reveló que el 63,1% de los estudiantes presenta síntomas depresivos, mientras que el 69,2% reporta ansiedad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ALINA SOFIA PEREZ GONZALEZ" w:id="0" w:date="2025-06-09T17:17:15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neurociencia como fundamento de la educación emocional</w:t>
      </w:r>
    </w:p>
  </w:comment>
  <w:comment w:author="KATALINA SOFIA PEREZ GONZALEZ" w:id="6" w:date="2025-06-09T17:25:32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 escolar y trabajo colegiado en una modalidad virtual</w:t>
      </w:r>
    </w:p>
  </w:comment>
  <w:comment w:author="KATALINA SOFIA PEREZ GONZALEZ" w:id="13" w:date="2025-06-09T17:36:32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Estilo interpersonal docente y clima escolar: Un modelo de predicción de la motivación</w:t>
      </w:r>
    </w:p>
  </w:comment>
  <w:comment w:author="KATALINA SOFIA PEREZ GONZALEZ" w:id="8" w:date="2025-06-09T17:27:37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neurociencia como fundamento de la educación emocional</w:t>
      </w:r>
    </w:p>
  </w:comment>
  <w:comment w:author="KATALINA SOFIA PEREZ GONZALEZ" w:id="11" w:date="2025-06-09T17:30:54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emocional en el ámbito educativo: un meta-análisis</w:t>
      </w:r>
    </w:p>
  </w:comment>
  <w:comment w:author="KATALINA SOFIA PEREZ GONZALEZ" w:id="7" w:date="2025-06-09T17:26:38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influencia del clima de aula sobre las emociones del alumnado en Educación Física.</w:t>
      </w:r>
    </w:p>
  </w:comment>
  <w:comment w:author="KATALINA SOFIA PEREZ GONZALEZ" w:id="12" w:date="2025-06-09T17:34:52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aprendizaje y las emociones: Incorporar la neurociencia en el aula.</w:t>
      </w:r>
    </w:p>
  </w:comment>
  <w:comment w:author="KATALINA SOFIA PEREZ GONZALEZ" w:id="9" w:date="2025-06-09T17:28:46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importancia de la educación emocional en los estudiantes del primer ciclo de secundaria</w:t>
      </w:r>
    </w:p>
  </w:comment>
  <w:comment w:author="KATALINA SOFIA PEREZ GONZALEZ" w:id="3" w:date="2025-06-09T17:22:0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emocional en el rendimiento académico de los estudiantes en Portoviejo, Ecuador.</w:t>
      </w:r>
    </w:p>
  </w:comment>
  <w:comment w:author="KATALINA SOFIA PEREZ GONZALEZ" w:id="1" w:date="2025-06-09T17:17:54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tendencias en la investigación de la Inteligencia Emocional</w:t>
      </w:r>
    </w:p>
  </w:comment>
  <w:comment w:author="KATALINA SOFIA PEREZ GONZALEZ" w:id="4" w:date="2025-06-09T17:23:24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tendencias en la investigación de la inteligencia emocional</w:t>
      </w:r>
    </w:p>
  </w:comment>
  <w:comment w:author="KATALINA SOFIA PEREZ GONZALEZ" w:id="2" w:date="2025-06-09T17:22:01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emocional en el ámbito educativo: un meta-análisis</w:t>
      </w:r>
    </w:p>
  </w:comment>
  <w:comment w:author="KATALINA SOFIA PEREZ GONZALEZ" w:id="14" w:date="2025-06-09T17:39:16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Gamifed virtual reality exposure therapy for adolescents with public speaking anxiety: A four-armed randomized controlled trial</w:t>
      </w:r>
    </w:p>
  </w:comment>
  <w:comment w:author="KATALINA SOFIA PEREZ GONZALEZ" w:id="15" w:date="2025-06-09T17:43:58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Virtual Reality Interventions to Promote Social and Emotional Learning for Children and Adolescents: A sistematic review and Meta-Analisis</w:t>
      </w:r>
    </w:p>
  </w:comment>
  <w:comment w:author="KATALINA SOFIA PEREZ GONZALEZ" w:id="5" w:date="2025-06-09T17:24:34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importancia de las emociones en los procesos de aprendizaje de los estudiantes</w:t>
      </w:r>
    </w:p>
  </w:comment>
  <w:comment w:author="KATALINA SOFIA PEREZ GONZALEZ" w:id="10" w:date="2025-06-09T17:29:46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intervención de mejora de la inteligencia emocional y habilidades sociales en 2do de ESO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nid.cl/70-de-los-directores-advierte-deterioro-emocional-de-estudiantes-de-em/" TargetMode="External"/><Relationship Id="rId11" Type="http://schemas.openxmlformats.org/officeDocument/2006/relationships/hyperlink" Target="https://doi.org/10.21703/0718-5162.v21.n45.2022.009" TargetMode="External"/><Relationship Id="rId10" Type="http://schemas.openxmlformats.org/officeDocument/2006/relationships/hyperlink" Target="https://doi.org/10.47197/retos.v42i0.87305" TargetMode="External"/><Relationship Id="rId21" Type="http://schemas.openxmlformats.org/officeDocument/2006/relationships/hyperlink" Target="https://noticias.unab.cl/investigadores-unab-presentan-estudio-que-aborda-la-salud-mental-de-los-estudiantes-universitarios-chilenos/" TargetMode="External"/><Relationship Id="rId13" Type="http://schemas.openxmlformats.org/officeDocument/2006/relationships/hyperlink" Target="https://doi.org/10.6018/sportk.469701" TargetMode="External"/><Relationship Id="rId12" Type="http://schemas.openxmlformats.org/officeDocument/2006/relationships/hyperlink" Target="https://revistas.ucalp.edu.ar/index.php/persona/article/view/38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cielo.isciii.es/pdf/ep/v15n2/1989-3809-ep-15-02-00144.pdf" TargetMode="External"/><Relationship Id="rId15" Type="http://schemas.openxmlformats.org/officeDocument/2006/relationships/hyperlink" Target="https://repositorio.uptc.edu.co/bitstream/001/5348/1/Compresion_de_la_relacion_emocional_con_la_capacidad_cognitiva_en_estudiantes_de_educacion_secundaria.pdf" TargetMode="External"/><Relationship Id="rId14" Type="http://schemas.openxmlformats.org/officeDocument/2006/relationships/hyperlink" Target="http://pa.bibdigital.ucc.edu.ar/3076/1/TF_Morales_Tischhauser.pdf" TargetMode="External"/><Relationship Id="rId17" Type="http://schemas.openxmlformats.org/officeDocument/2006/relationships/hyperlink" Target="https://doi.org/10.37843/rted.v17i1.496" TargetMode="External"/><Relationship Id="rId16" Type="http://schemas.openxmlformats.org/officeDocument/2006/relationships/hyperlink" Target="https://doi.org/10.37843/rted.v17i1.496" TargetMode="External"/><Relationship Id="rId5" Type="http://schemas.openxmlformats.org/officeDocument/2006/relationships/numbering" Target="numbering.xml"/><Relationship Id="rId19" Type="http://schemas.openxmlformats.org/officeDocument/2006/relationships/hyperlink" Target="https://usm.cl/noticias/con-realidad-virtual-incentivan-procesos-de-aprendizaje-de-estudiantes-dima/" TargetMode="External"/><Relationship Id="rId6" Type="http://schemas.openxmlformats.org/officeDocument/2006/relationships/styles" Target="styles.xml"/><Relationship Id="rId18" Type="http://schemas.openxmlformats.org/officeDocument/2006/relationships/hyperlink" Target="https://uchile.cl/noticias/214924/aulas-inmersivas-y-realidad-virtual-desafios-para-la-educacion" TargetMode="External"/><Relationship Id="rId7" Type="http://schemas.openxmlformats.org/officeDocument/2006/relationships/hyperlink" Target="https://doi.org/10.4067/S0718-07052020000100363" TargetMode="External"/><Relationship Id="rId8" Type="http://schemas.openxmlformats.org/officeDocument/2006/relationships/hyperlink" Target="https://titula.universidadeuropea.com/bitstream/handle/20.500.12880/7060/TFM_LUCIA%20BODOQUE%20GUILLEM.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