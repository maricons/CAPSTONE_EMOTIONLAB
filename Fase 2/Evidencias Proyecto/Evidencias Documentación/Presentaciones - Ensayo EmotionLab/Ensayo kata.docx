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fklefm954d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ENSAYO 1</w:t>
      </w:r>
      <w:r w:rsidDel="00000000" w:rsidR="00000000" w:rsidRPr="00000000">
        <w:rPr>
          <w:rtl w:val="0"/>
        </w:rPr>
      </w:r>
    </w:p>
    <w:p w:rsidR="00000000" w:rsidDel="00000000" w:rsidP="00000000" w:rsidRDefault="00000000" w:rsidRPr="00000000" w14:paraId="00000002">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ENSAYO</w:t>
      </w:r>
    </w:p>
    <w:p w:rsidR="00000000" w:rsidDel="00000000" w:rsidP="00000000" w:rsidRDefault="00000000" w:rsidRPr="00000000" w14:paraId="0000000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INFLUENCIA DE LAS EMOCIONES DE ESTUDIANTES DE ENSEÑANZA MEDIA EN SITUACIONES ACADÉMICAS</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RESUMEN </w:t>
      </w:r>
      <w:r w:rsidDel="00000000" w:rsidR="00000000" w:rsidRPr="00000000">
        <w:rPr>
          <w:rFonts w:ascii="Calibri" w:cs="Calibri" w:eastAsia="Calibri" w:hAnsi="Calibri"/>
          <w:sz w:val="24"/>
          <w:szCs w:val="24"/>
          <w:rtl w:val="0"/>
        </w:rPr>
        <w:t xml:space="preserve">(100-150 palabras)</w:t>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cumplen un papel esencial en el desarrollo integral de los estudiantes de enseñanza media, especialmente en situaciones académicas que exigen atención, memoria, resolución de problemas y convivencia. Este ensayo aborda cómo las emociones influyen en el rendimiento académico, la participación en clase y el bienestar estudiantil desde un enfoque neuroeducativo. A partir de una revisión de investigaciones recientes (2019–2025), se evidencian correlaciones directas entre el manejo emocional, el clima escolar y las metodologías docentes utilizadas. Se concluye que las emociones positivas fortalecen el aprendizaje significativo, mientras que emociones negativas no reguladas dificultan procesos clave. Se propone integrar la inteligencia emocional en las prácticas pedagógicas y curriculares como estrategia para optimizar el rendimiento y el clima emocional en el aula.</w:t>
      </w:r>
    </w:p>
    <w:p w:rsidR="00000000" w:rsidDel="00000000" w:rsidP="00000000" w:rsidRDefault="00000000" w:rsidRPr="00000000" w14:paraId="0000000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Palabras clave: </w:t>
      </w:r>
      <w:r w:rsidDel="00000000" w:rsidR="00000000" w:rsidRPr="00000000">
        <w:rPr>
          <w:rFonts w:ascii="Calibri" w:cs="Calibri" w:eastAsia="Calibri" w:hAnsi="Calibri"/>
          <w:sz w:val="24"/>
          <w:szCs w:val="24"/>
          <w:rtl w:val="0"/>
        </w:rPr>
        <w:t xml:space="preserve">Educación emocional, neurociencias, emociones, enseñanza media, aprendizaje.</w:t>
      </w:r>
    </w:p>
    <w:p w:rsidR="00000000" w:rsidDel="00000000" w:rsidP="00000000" w:rsidRDefault="00000000" w:rsidRPr="00000000" w14:paraId="00000008">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0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etapa de enseñanza media, los estudiantes transitan un período de profundas transformaciones emocionales, cognitivas y sociales. Este proceso no solo implica desafíos propios del desarrollo adolescente, sino también tensiones propias del contexto escolar: presiones académicas, interacciones sociales complejas y expectativas externas. En este escenario, las emociones juegan un papel central, ya que influyen directamente en la atención, la motivación, la toma de decisiones y el rendimiento académico.</w:t>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y la psicología educativa han demostrado que las emociones no son elementos periféricos del aprendizaje, sino factores que inciden directamente en los procesos mentales superiores (Bueno, 2021; Fernández-Berrocal &amp; Cabello, 2022). En este sentido, la educación emocional emerge como una necesidad urgente en la escuela secundaria, particularmente en América Latina, donde aún persiste una visión academicista del aprendizaje desvinculada del bienestar emocional del estudiante (Valdiviezo-Loayza, 2022).</w:t>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busca examinar cómo las emociones impactan en el desempeño académico de los estudiantes de enseñanza media y cómo el clima escolar, las prácticas docentes y el desarrollo de habilidades emocionales influyen en dicha relación.</w:t>
      </w:r>
    </w:p>
    <w:p w:rsidR="00000000" w:rsidDel="00000000" w:rsidP="00000000" w:rsidRDefault="00000000" w:rsidRPr="00000000" w14:paraId="0000000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MÉTODO</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aplicó el método PRISMA para realizar una revisión narrativa y descriptiva de literatura científica publicada entre 2019 y 2024. Se seleccionaron artículos indexados en bases como </w:t>
      </w:r>
      <w:r w:rsidDel="00000000" w:rsidR="00000000" w:rsidRPr="00000000">
        <w:rPr>
          <w:rFonts w:ascii="Calibri" w:cs="Calibri" w:eastAsia="Calibri" w:hAnsi="Calibri"/>
          <w:i w:val="1"/>
          <w:iCs w:val="1"/>
          <w:sz w:val="24"/>
          <w:szCs w:val="24"/>
          <w:rtl w:val="0"/>
        </w:rPr>
        <w:t xml:space="preserve">Scielo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Dialnet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UNED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Multiciencias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Educación XX1</w:t>
      </w:r>
      <w:r w:rsidDel="00000000" w:rsidR="00000000" w:rsidRPr="00000000">
        <w:rPr>
          <w:rFonts w:ascii="Calibri" w:cs="Calibri" w:eastAsia="Calibri" w:hAnsi="Calibri"/>
          <w:sz w:val="24"/>
          <w:szCs w:val="24"/>
          <w:rtl w:val="0"/>
        </w:rPr>
        <w:t xml:space="preserve">, y repositorios institucionales. Los criterios de inclusión fueron: foco en estudiantes de enseñanza media (12 a 18 años), énfasis en emociones, inteligencia emocional, neuroeducación y clima escolar. Se priorizaron investigaciones empíricas, revisiones sistemáticas y programas de intervención en el ámbito latinoamericano. La muestra final incluyó 12 artículos científicos recientes seleccionados por su relevancia temática, actualidad y validez metodológica.</w:t>
      </w:r>
    </w:p>
    <w:p w:rsidR="00000000" w:rsidDel="00000000" w:rsidP="00000000" w:rsidRDefault="00000000" w:rsidRPr="00000000" w14:paraId="0000000E">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Artículos encontrados: </w:t>
      </w:r>
    </w:p>
    <w:p w:rsidR="00000000" w:rsidDel="00000000" w:rsidP="00000000" w:rsidRDefault="00000000" w:rsidRPr="00000000" w14:paraId="0000001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Duplicados:</w:t>
      </w:r>
    </w:p>
    <w:p w:rsidR="00000000" w:rsidDel="00000000" w:rsidP="00000000" w:rsidRDefault="00000000" w:rsidRPr="00000000" w14:paraId="000000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Eliminados:</w:t>
      </w:r>
    </w:p>
    <w:p w:rsidR="00000000" w:rsidDel="00000000" w:rsidP="00000000" w:rsidRDefault="00000000" w:rsidRPr="00000000" w14:paraId="0000001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Inteligencia emocional y rendimiento académico:</w:t>
      </w:r>
    </w:p>
    <w:p w:rsidR="00000000" w:rsidDel="00000000" w:rsidP="00000000" w:rsidRDefault="00000000" w:rsidRPr="00000000" w14:paraId="0000001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hallazgos revisados muestran que la inteligencia emocional en adolescentes se relaciona directamente con el rendimiento académico, la autorregulación emocional, la autoestima y la motivación escolar (Valdiviezo-Loayza, 2022; Rodriguez-Barboza, J. R. 2024). En el contexto de la educación media, estas habilidades son especialmente relevantes dado que los adolescentes están aún en un proceso de maduración de sus funciones ejecutivas.</w:t>
      </w:r>
    </w:p>
    <w:p w:rsidR="00000000" w:rsidDel="00000000" w:rsidP="00000000" w:rsidRDefault="00000000" w:rsidRPr="00000000" w14:paraId="00000014">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Neurociencia y emociones en el aprendizaje:</w:t>
      </w:r>
    </w:p>
    <w:p w:rsidR="00000000" w:rsidDel="00000000" w:rsidP="00000000" w:rsidRDefault="00000000" w:rsidRPr="00000000" w14:paraId="0000001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Bueno (2021), el cerebro adolescente responde con especial sensibilidad a las emociones durante el proceso de aprendizaje. Emociones como la sorpresa, la alegría y la curiosidad activan regiones cerebrales vinculadas con la memoria a largo plazo y la motivación, lo cual facilita la retención de conocimientos y el compromiso escolar. Además, se observó que las emociones positivas también fomentan la interacción social, lo que es clave para la participación en dinámicas de grupo y colaboración en el aula (Fernández-Berrocal &amp; Cabello, 2022).</w:t>
      </w:r>
    </w:p>
    <w:p w:rsidR="00000000" w:rsidDel="00000000" w:rsidP="00000000" w:rsidRDefault="00000000" w:rsidRPr="00000000" w14:paraId="0000001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Clima escolar y emociones:</w:t>
      </w:r>
    </w:p>
    <w:p w:rsidR="00000000" w:rsidDel="00000000" w:rsidP="00000000" w:rsidRDefault="00000000" w:rsidRPr="00000000" w14:paraId="0000001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también se identifica como un factor determinante en la gestión emocional del alumnado. Gutiérrez y Sánchez (2022) argumentan que un entorno escolar percibido como emocionalmente hostil reduce el sentido de pertenencia y dificulta la regulación emocional. Por el contrario, cuando el ambiente promueve la escucha activa, la empatía y el respeto mutuo, se potencian los recursos emocionales de los estudiantes.</w:t>
      </w:r>
    </w:p>
    <w:p w:rsidR="00000000" w:rsidDel="00000000" w:rsidP="00000000" w:rsidRDefault="00000000" w:rsidRPr="00000000" w14:paraId="0000001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línea, Fierro-Suero et al. (2021) señalan que los estudiantes que perciben un clima emocional positivo en el aula tienden a experimentar emociones como entusiasmo, seguridad y confianza, las cuales promueven una mayor implicación en las tareas escolares. Esto se traduce en mejoras en la disposición hacia el aprendizaje y en la construcción de relaciones saludables con pares y docentes.</w:t>
      </w:r>
    </w:p>
    <w:p w:rsidR="00000000" w:rsidDel="00000000" w:rsidP="00000000" w:rsidRDefault="00000000" w:rsidRPr="00000000" w14:paraId="0000001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contraste, emociones como el miedo o la ansiedad generan un estado de hiperactivación que limita la capacidad de concentración, razonamiento y resolución de problemas (Bueno, 2021). Esto es especialmente importante en el entorno educativo, donde los estudiantes se enfrentan frecuentemente a evaluaciones, exposiciones y dinámicas sociales que pueden disparar estos estados si no se cuenta con un entorno emocionalmente seguro.</w:t>
      </w:r>
    </w:p>
    <w:p w:rsidR="00000000" w:rsidDel="00000000" w:rsidP="00000000" w:rsidRDefault="00000000" w:rsidRPr="00000000" w14:paraId="0000001A">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emocional:</w:t>
      </w:r>
    </w:p>
    <w:p w:rsidR="00000000" w:rsidDel="00000000" w:rsidP="00000000" w:rsidRDefault="00000000" w:rsidRPr="00000000" w14:paraId="0000001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estudio de Morales y Tischhauser (2021) en estudiantes del primer ciclo de secundaria muestra que la implementación de programas estructurados de educación emocional produjo mejoras significativas en el autocontrol, la empatía y la capacidad de afrontar conflictos escolares. Del mismo modo, Bodoque Guillem (2023) diseñó una intervención en alumnos de 2º de ESO en España, observando que el desarrollo de habilidades emocionales como la automotivación tuvo un efecto positivo sostenido en la participación y el rendimiento.</w:t>
      </w:r>
    </w:p>
    <w:p w:rsidR="00000000" w:rsidDel="00000000" w:rsidP="00000000" w:rsidRDefault="00000000" w:rsidRPr="00000000" w14:paraId="0000001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pedagógico y recomendaciones:</w:t>
      </w:r>
    </w:p>
    <w:p w:rsidR="00000000" w:rsidDel="00000000" w:rsidP="00000000" w:rsidRDefault="00000000" w:rsidRPr="00000000" w14:paraId="000000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neuroeducativa, Lagiosa (2024) afirma que el aprendizaje profundo ocurre con mayor eficacia cuando se integran las emociones en el proceso de enseñanza. La autora subraya que metodologías centradas en el estudiante, que promuevan la exploración emocional, favorecen la adquisición significativa del conocimiento.</w:t>
      </w:r>
    </w:p>
    <w:p w:rsidR="00000000" w:rsidDel="00000000" w:rsidP="00000000" w:rsidRDefault="00000000" w:rsidRPr="00000000" w14:paraId="0000001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varios estudios coinciden en que los modelos tradicionales de enseñanza, centrados exclusivamente en el contenido, resultan insuficientes para responder a las necesidades emocionales del alumnado actual. Autores como Manzano y Jiménez-Parra (2022) y Lagiosa (2024) proponen un cambio hacia modelos activos y emocionalmente integradores que prioricen el desarrollo de competencias socioemocionales como parte del currículo formal.</w:t>
      </w:r>
    </w:p>
    <w:p w:rsidR="00000000" w:rsidDel="00000000" w:rsidP="00000000" w:rsidRDefault="00000000" w:rsidRPr="00000000" w14:paraId="0000001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los estudios revisados muestran un consenso sobre la influencia positiva de la inteligencia emocional en el rendimiento académico, varios de ellos presentan limitaciones como muestras reducidas (Bodoque Guillem, 2023) o un enfoque restringido al contexto español (Lagiosa, 2024), lo cual plantea la necesidad de mayor investigación empírica local en Chile y América Latina.</w:t>
      </w:r>
    </w:p>
    <w:p w:rsidR="00000000" w:rsidDel="00000000" w:rsidP="00000000" w:rsidRDefault="00000000" w:rsidRPr="00000000" w14:paraId="00000020">
      <w:pPr>
        <w:spacing w:after="240" w:befor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Extensión 700 - 1500 palabras (desde Metodología hasta Conclusiones), Calibri 12, espaciado 1,15.</w:t>
      </w:r>
    </w:p>
    <w:p w:rsidR="00000000" w:rsidDel="00000000" w:rsidP="00000000" w:rsidRDefault="00000000" w:rsidRPr="00000000" w14:paraId="0000002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y su gestión no son aspectos periféricos en la educación secundaria, sino elementos centrales que influyen en el rendimiento académico, la motivación, la interacción social y el bienestar psicológico. La evidencia actual demuestra que las emociones positivas estimulan el aprendizaje, mientras que las emociones negativas, si no son reguladas, pueden bloquear procesos clave como la atención, la memoria y la toma de decisiones.</w:t>
      </w:r>
    </w:p>
    <w:p w:rsidR="00000000" w:rsidDel="00000000" w:rsidP="00000000" w:rsidRDefault="00000000" w:rsidRPr="00000000" w14:paraId="0000002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investigaciones recientes coinciden en los siguientes puntos clave:</w:t>
      </w:r>
    </w:p>
    <w:p w:rsidR="00000000" w:rsidDel="00000000" w:rsidP="00000000" w:rsidRDefault="00000000" w:rsidRPr="00000000" w14:paraId="00000025">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inteligencia emocional en adolescentes es un predictor confiable del rendimiento académico y el ajuste personal.</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cumple un rol modulador que puede potenciar o inhibir el desarrollo emocional de los estudiantes.</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positivas fomentan el aprendizaje profundo y colaborativo.</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programas de educación emocional bien diseñados e implementados producen efectos sostenibles en la autorregulación y la empatía.</w:t>
        <w:br w:type="textWrapping"/>
      </w:r>
    </w:p>
    <w:p w:rsidR="00000000" w:rsidDel="00000000" w:rsidP="00000000" w:rsidRDefault="00000000" w:rsidRPr="00000000" w14:paraId="00000029">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docencia debe incluir el componente emocional como una dimensión estructural de la práctica pedagógica.</w:t>
        <w:br w:type="textWrapping"/>
      </w:r>
    </w:p>
    <w:p w:rsidR="00000000" w:rsidDel="00000000" w:rsidP="00000000" w:rsidRDefault="00000000" w:rsidRPr="00000000" w14:paraId="0000002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concluye que el desarrollo de habilidades socioemocionales debe ser promovido desde una perspectiva institucional, con docentes capacitados y estrategias integradas al currículo. La inteligencia emocional, al estar relacionada con el éxito académico y vital, merece un lugar prioritario en las políticas educativas dirigidas a estudiantes de enseñanza media.</w:t>
      </w:r>
    </w:p>
    <w:p w:rsidR="00000000" w:rsidDel="00000000" w:rsidP="00000000" w:rsidRDefault="00000000" w:rsidRPr="00000000" w14:paraId="0000002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2E">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Barrios, H., &amp; Gutiérrez, C. (2020). Neurociencias, emociones y educación superior: Una revisión descriptiva. Estudios Pedagógicos, 46(1), 363–382. </w:t>
      </w:r>
      <w:hyperlink r:id="rId7">
        <w:r w:rsidDel="00000000" w:rsidR="00000000" w:rsidRPr="00000000">
          <w:rPr>
            <w:rFonts w:ascii="Calibri" w:cs="Calibri" w:eastAsia="Calibri" w:hAnsi="Calibri"/>
            <w:color w:val="1155cc"/>
            <w:sz w:val="24"/>
            <w:szCs w:val="24"/>
            <w:u w:val="single"/>
            <w:rtl w:val="0"/>
          </w:rPr>
          <w:t xml:space="preserve">https://doi.org/10.4067/S0718-07052020000100363</w:t>
        </w:r>
      </w:hyperlink>
      <w:r w:rsidDel="00000000" w:rsidR="00000000" w:rsidRPr="00000000">
        <w:rPr>
          <w:rtl w:val="0"/>
        </w:rPr>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Bodoque Guillem, L. (2023). Plan de intervención de mejora de la inteligencia emocional y habilidades sociales en 2º de ESO [Trabajo Fin de Máster, Universidad Europea].</w:t>
      </w:r>
      <w:hyperlink r:id="rId8">
        <w:r w:rsidDel="00000000" w:rsidR="00000000" w:rsidRPr="00000000">
          <w:rPr>
            <w:rFonts w:ascii="Calibri" w:cs="Calibri" w:eastAsia="Calibri" w:hAnsi="Calibri"/>
            <w:color w:val="1155cc"/>
            <w:sz w:val="24"/>
            <w:szCs w:val="24"/>
            <w:u w:val="single"/>
            <w:rtl w:val="0"/>
          </w:rPr>
          <w:t xml:space="preserve">https://titula.universidadeuropea.com/bitstream/handle/20.500.12880/7060/TFM_LUCIA%20BODOQUE%20GUILLEM.pdf</w:t>
        </w:r>
      </w:hyperlink>
      <w:r w:rsidDel="00000000" w:rsidR="00000000" w:rsidRPr="00000000">
        <w:rPr>
          <w:rtl w:val="0"/>
        </w:rPr>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Bueno, D. (2021). La neurociencia como fundamento de la educación emocional. Revista Internacional de Educación Emocional y Bienestar, 1(1), 47–61.</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Fernández-Berrocal, P., &amp; Cabello, R. (2022). Nuevas tendencias en la investigación de la Inteligencia Emocional. Escritos de Psicología, 15(2), 144–158. </w:t>
      </w:r>
      <w:hyperlink r:id="rId9">
        <w:r w:rsidDel="00000000" w:rsidR="00000000" w:rsidRPr="00000000">
          <w:rPr>
            <w:rFonts w:ascii="Calibri" w:cs="Calibri" w:eastAsia="Calibri" w:hAnsi="Calibri"/>
            <w:color w:val="1155cc"/>
            <w:sz w:val="24"/>
            <w:szCs w:val="24"/>
            <w:u w:val="single"/>
            <w:rtl w:val="0"/>
          </w:rPr>
          <w:t xml:space="preserve">https://scielo.isciii.es/pdf/ep/v15n2/1989-3809-ep-15-02-00144.pdf</w:t>
        </w:r>
      </w:hyperlink>
      <w:r w:rsidDel="00000000" w:rsidR="00000000" w:rsidRPr="00000000">
        <w:rPr>
          <w:rtl w:val="0"/>
        </w:rPr>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Fierro-Suero, S., Velázquez-Ahumada, M. C., &amp; Fernández-Espínola, C. (2021). La influencia del clima de aula sobre las emociones del alumnado en Educación Física. Retos, 42, 432–442. </w:t>
      </w:r>
      <w:hyperlink r:id="rId10">
        <w:r w:rsidDel="00000000" w:rsidR="00000000" w:rsidRPr="00000000">
          <w:rPr>
            <w:rFonts w:ascii="Calibri" w:cs="Calibri" w:eastAsia="Calibri" w:hAnsi="Calibri"/>
            <w:color w:val="1155cc"/>
            <w:sz w:val="24"/>
            <w:szCs w:val="24"/>
            <w:u w:val="single"/>
            <w:rtl w:val="0"/>
          </w:rPr>
          <w:t xml:space="preserve">https://doi.org/10.47197/retos.v42i0.87305</w:t>
        </w:r>
      </w:hyperlink>
      <w:r w:rsidDel="00000000" w:rsidR="00000000" w:rsidRPr="00000000">
        <w:rPr>
          <w:rtl w:val="0"/>
        </w:rPr>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Gutiérrez, E., &amp; Sánchez, A. (2022). Clima escolar y trabajo colegiado en una modalidad virtual. Revista REXE, 21(45), 168–182. </w:t>
      </w:r>
      <w:hyperlink r:id="rId11">
        <w:r w:rsidDel="00000000" w:rsidR="00000000" w:rsidRPr="00000000">
          <w:rPr>
            <w:rFonts w:ascii="Calibri" w:cs="Calibri" w:eastAsia="Calibri" w:hAnsi="Calibri"/>
            <w:color w:val="1155cc"/>
            <w:sz w:val="24"/>
            <w:szCs w:val="24"/>
            <w:u w:val="single"/>
            <w:rtl w:val="0"/>
          </w:rPr>
          <w:t xml:space="preserve">https://doi.org/10.21703/0718-5162.v21.n45.2022.009</w:t>
        </w:r>
      </w:hyperlink>
      <w:r w:rsidDel="00000000" w:rsidR="00000000" w:rsidRPr="00000000">
        <w:rPr>
          <w:rtl w:val="0"/>
        </w:rPr>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Lagiosa, M. (2024). El aprendizaje y las emociones: Incorporar la neurociencia en el aula. Revista Persona. </w:t>
      </w:r>
      <w:hyperlink r:id="rId12">
        <w:r w:rsidDel="00000000" w:rsidR="00000000" w:rsidRPr="00000000">
          <w:rPr>
            <w:rFonts w:ascii="Calibri" w:cs="Calibri" w:eastAsia="Calibri" w:hAnsi="Calibri"/>
            <w:color w:val="1155cc"/>
            <w:sz w:val="24"/>
            <w:szCs w:val="24"/>
            <w:u w:val="single"/>
            <w:rtl w:val="0"/>
          </w:rPr>
          <w:t xml:space="preserve">https://revistas.ucalp.edu.ar/index.php/persona/article/view/380</w:t>
        </w:r>
      </w:hyperlink>
      <w:r w:rsidDel="00000000" w:rsidR="00000000" w:rsidRPr="00000000">
        <w:rPr>
          <w:rtl w:val="0"/>
        </w:rPr>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Manzano, D., &amp; Jiménez-Parra, J. (2022). Estilo interpersonal docente y clima escolar: Un modelo de predicción de la motivación. SPORT TK-Revista EuroAmericana de Ciencias del Deporte, 11(18). </w:t>
      </w:r>
      <w:hyperlink r:id="rId13">
        <w:r w:rsidDel="00000000" w:rsidR="00000000" w:rsidRPr="00000000">
          <w:rPr>
            <w:rFonts w:ascii="Calibri" w:cs="Calibri" w:eastAsia="Calibri" w:hAnsi="Calibri"/>
            <w:color w:val="1155cc"/>
            <w:sz w:val="24"/>
            <w:szCs w:val="24"/>
            <w:u w:val="single"/>
            <w:rtl w:val="0"/>
          </w:rPr>
          <w:t xml:space="preserve">https://doi.org/10.6018/sportk.469701</w:t>
        </w:r>
      </w:hyperlink>
      <w:r w:rsidDel="00000000" w:rsidR="00000000" w:rsidRPr="00000000">
        <w:rPr>
          <w:rtl w:val="0"/>
        </w:rPr>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Morales, L. M., &amp; Tischhauser, M. G. (2021). La importancia de la educación emocional en los estudiantes del primer ciclo de secundaria [Trabajo Final de Grado, Universidad Católica de Córdoba]. </w:t>
      </w:r>
      <w:hyperlink r:id="rId14">
        <w:r w:rsidDel="00000000" w:rsidR="00000000" w:rsidRPr="00000000">
          <w:rPr>
            <w:rFonts w:ascii="Calibri" w:cs="Calibri" w:eastAsia="Calibri" w:hAnsi="Calibri"/>
            <w:color w:val="1155cc"/>
            <w:sz w:val="24"/>
            <w:szCs w:val="24"/>
            <w:u w:val="single"/>
            <w:rtl w:val="0"/>
          </w:rPr>
          <w:t xml:space="preserve">http://pa.bibdigital.ucc.edu.ar/3076/1/TF_Morales_Tischhauser.pdf</w:t>
        </w:r>
      </w:hyperlink>
      <w:r w:rsidDel="00000000" w:rsidR="00000000" w:rsidRPr="00000000">
        <w:rPr>
          <w:rtl w:val="0"/>
        </w:rPr>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Padilla Jiménez, A., &amp; Vargas Hernández, E. (2019). Comprensión de la relación entre inteligencia emocional y capacidad cognitiva en estudiantes de secundaria. Repositorio UPTC. </w:t>
      </w:r>
      <w:hyperlink r:id="rId15">
        <w:r w:rsidDel="00000000" w:rsidR="00000000" w:rsidRPr="00000000">
          <w:rPr>
            <w:rFonts w:ascii="Calibri" w:cs="Calibri" w:eastAsia="Calibri" w:hAnsi="Calibri"/>
            <w:color w:val="1155cc"/>
            <w:sz w:val="24"/>
            <w:szCs w:val="24"/>
            <w:u w:val="single"/>
            <w:rtl w:val="0"/>
          </w:rPr>
          <w:t xml:space="preserve">https://repositorio.uptc.edu.co/bitstream/001/5348/1/Compresion_de_la_relacion_emocional_con_la_capacidad_cognitiva_en_estudiantes_de_educacion_secundaria.pdf</w:t>
        </w:r>
      </w:hyperlink>
      <w:r w:rsidDel="00000000" w:rsidR="00000000" w:rsidRPr="00000000">
        <w:rPr>
          <w:rtl w:val="0"/>
        </w:rPr>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Rodriguez-Barboza, J. R. (2024). </w:t>
      </w:r>
      <w:r w:rsidDel="00000000" w:rsidR="00000000" w:rsidRPr="00000000">
        <w:rPr>
          <w:rFonts w:ascii="Calibri" w:cs="Calibri" w:eastAsia="Calibri" w:hAnsi="Calibri"/>
          <w:i w:val="1"/>
          <w:iCs w:val="1"/>
          <w:sz w:val="24"/>
          <w:szCs w:val="24"/>
          <w:rtl w:val="0"/>
        </w:rPr>
        <w:t xml:space="preserve">Inteligencia emocional como factor determinante en el rendimiento académico en estudiantes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Revista Tecnológica-Educativa Docentes 2.0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17</w:t>
      </w:r>
      <w:r w:rsidDel="00000000" w:rsidR="00000000" w:rsidRPr="00000000">
        <w:rPr>
          <w:rFonts w:ascii="Calibri" w:cs="Calibri" w:eastAsia="Calibri" w:hAnsi="Calibri"/>
          <w:sz w:val="24"/>
          <w:szCs w:val="24"/>
          <w:rtl w:val="0"/>
        </w:rPr>
        <w:t xml:space="preserve">(1), 400–411.</w:t>
      </w:r>
      <w:hyperlink r:id="rId16">
        <w:r w:rsidDel="00000000" w:rsidR="00000000" w:rsidRPr="00000000">
          <w:rPr>
            <w:rFonts w:ascii="Calibri" w:cs="Calibri" w:eastAsia="Calibri" w:hAnsi="Calibri"/>
            <w:sz w:val="24"/>
            <w:szCs w:val="24"/>
            <w:rtl w:val="0"/>
          </w:rPr>
          <w:t xml:space="preserve"> </w:t>
        </w:r>
      </w:hyperlink>
      <w:hyperlink r:id="rId17">
        <w:r w:rsidDel="00000000" w:rsidR="00000000" w:rsidRPr="00000000">
          <w:rPr>
            <w:rFonts w:ascii="Calibri" w:cs="Calibri" w:eastAsia="Calibri" w:hAnsi="Calibri"/>
            <w:color w:val="1155cc"/>
            <w:sz w:val="24"/>
            <w:szCs w:val="24"/>
            <w:u w:val="single"/>
            <w:rtl w:val="0"/>
          </w:rPr>
          <w:t xml:space="preserve">https://doi.org/10.37843/rted.v17i1.496</w:t>
        </w:r>
      </w:hyperlink>
      <w:r w:rsidDel="00000000" w:rsidR="00000000" w:rsidRPr="00000000">
        <w:rPr>
          <w:rtl w:val="0"/>
        </w:rPr>
      </w:r>
    </w:p>
    <w:p w:rsidR="00000000" w:rsidDel="00000000" w:rsidP="00000000" w:rsidRDefault="00000000" w:rsidRPr="00000000" w14:paraId="00000039">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Valdiviezo-Loayza, M. A. (2022). La inteligencia emocional en la educación: Una revisión sistemática en América Latina y el Caribe. Revista Peruana de Psicología. https://www.academia.edu/download/95548874/18349.pdf</w:t>
      </w:r>
    </w:p>
    <w:p w:rsidR="00000000" w:rsidDel="00000000" w:rsidP="00000000" w:rsidRDefault="00000000" w:rsidRPr="00000000" w14:paraId="0000003A">
      <w:pPr>
        <w:pStyle w:val="Heading3"/>
        <w:keepNext w:val="0"/>
        <w:keepLines w:val="0"/>
        <w:spacing w:before="280" w:lineRule="auto"/>
        <w:rPr>
          <w:rFonts w:ascii="Calibri" w:cs="Calibri" w:eastAsia="Calibri" w:hAnsi="Calibri"/>
          <w:color w:val="000000"/>
          <w:sz w:val="24"/>
          <w:szCs w:val="24"/>
        </w:rPr>
      </w:pPr>
      <w:bookmarkStart w:colFirst="0" w:colLast="0" w:name="_wkmd8v92c4s6"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6"/>
          <w:szCs w:val="26"/>
        </w:rPr>
      </w:pPr>
      <w:bookmarkStart w:colFirst="0" w:colLast="0" w:name="_52s9fgp96zkx" w:id="2"/>
      <w:bookmarkEnd w:id="2"/>
      <w:r w:rsidDel="00000000" w:rsidR="00000000" w:rsidRPr="00000000">
        <w:rPr>
          <w:rFonts w:ascii="Calibri" w:cs="Calibri" w:eastAsia="Calibri" w:hAnsi="Calibri"/>
          <w:b w:val="1"/>
          <w:bCs w:val="1"/>
          <w:color w:val="000000"/>
          <w:sz w:val="26"/>
          <w:szCs w:val="26"/>
          <w:rtl w:val="0"/>
        </w:rPr>
        <w:t xml:space="preserve">Esta generación de 15 18 años</w:t>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bCs w:val="1"/>
          <w:color w:val="000000"/>
          <w:sz w:val="26"/>
          <w:szCs w:val="26"/>
        </w:rPr>
      </w:pPr>
      <w:bookmarkStart w:colFirst="0" w:colLast="0" w:name="_bjikddpf4rkq" w:id="3"/>
      <w:bookmarkEnd w:id="3"/>
      <w:r w:rsidDel="00000000" w:rsidR="00000000" w:rsidRPr="00000000">
        <w:rPr>
          <w:rFonts w:ascii="Calibri" w:cs="Calibri" w:eastAsia="Calibri" w:hAnsi="Calibri"/>
          <w:b w:val="1"/>
          <w:bCs w:val="1"/>
          <w:color w:val="000000"/>
          <w:sz w:val="26"/>
          <w:szCs w:val="26"/>
          <w:rtl w:val="0"/>
        </w:rPr>
        <w:t xml:space="preserve">1. Contexto de la enseñanza en Chile</w:t>
      </w:r>
    </w:p>
    <w:p w:rsidR="00000000" w:rsidDel="00000000" w:rsidP="00000000" w:rsidRDefault="00000000" w:rsidRPr="00000000" w14:paraId="0000003D">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es el sistema educativo en Chile para los estudiantes de enseñanza media?</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desafíos enfrentan los estudiantes en términos de aprendizaje y evaluación?</w:t>
      </w:r>
    </w:p>
    <w:p w:rsidR="00000000" w:rsidDel="00000000" w:rsidP="00000000" w:rsidRDefault="00000000" w:rsidRPr="00000000" w14:paraId="0000003F">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tan frecuente es la evaluación oral en las aulas chilenas?</w:t>
      </w:r>
    </w:p>
    <w:p w:rsidR="00000000" w:rsidDel="00000000" w:rsidP="00000000" w:rsidRDefault="00000000" w:rsidRPr="00000000" w14:paraId="00000040">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tiene el rendimiento académico en el futuro de los estudiantes (pruebas estandarizadas, acceso a la universidad, etc.)?</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6"/>
          <w:szCs w:val="26"/>
        </w:rPr>
      </w:pPr>
      <w:bookmarkStart w:colFirst="0" w:colLast="0" w:name="_lf5kp8rbqjpq" w:id="4"/>
      <w:bookmarkEnd w:id="4"/>
      <w:r w:rsidDel="00000000" w:rsidR="00000000" w:rsidRPr="00000000">
        <w:rPr>
          <w:rFonts w:ascii="Calibri" w:cs="Calibri" w:eastAsia="Calibri" w:hAnsi="Calibri"/>
          <w:b w:val="1"/>
          <w:bCs w:val="1"/>
          <w:color w:val="000000"/>
          <w:sz w:val="26"/>
          <w:szCs w:val="26"/>
          <w:rtl w:val="0"/>
        </w:rPr>
        <w:t xml:space="preserve">2. Influencia de las emociones en el rendimiento académico</w:t>
      </w:r>
    </w:p>
    <w:p w:rsidR="00000000" w:rsidDel="00000000" w:rsidP="00000000" w:rsidRDefault="00000000" w:rsidRPr="00000000" w14:paraId="00000042">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influyen las emociones en el desempeño académico de los estudiantes de enseñanza media en Chile?</w:t>
      </w:r>
    </w:p>
    <w:p w:rsidR="00000000" w:rsidDel="00000000" w:rsidP="00000000" w:rsidRDefault="00000000" w:rsidRPr="00000000" w14:paraId="00000043">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emociones predominan en los estudiantes al enfrentarse a situaciones académicas desafiantes (pruebas, exposiciones, etc.)?</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¿Cuáles son los efectos del estrés y la ansiedad en la capacidad de aprendizaje y memoria de los estudiantes?</w:t>
      </w:r>
    </w:p>
    <w:p w:rsidR="00000000" w:rsidDel="00000000" w:rsidP="00000000" w:rsidRDefault="00000000" w:rsidRPr="00000000" w14:paraId="00000045">
      <w:pPr>
        <w:numPr>
          <w:ilvl w:val="0"/>
          <w:numId w:val="1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estudios o datos en Chile sobre la ansiedad académica en adolescentes?</w:t>
        <w:br w:type="textWrapping"/>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que responden a estas preguntas:</w:t>
      </w:r>
    </w:p>
    <w:p w:rsidR="00000000" w:rsidDel="00000000" w:rsidP="00000000" w:rsidRDefault="00000000" w:rsidRPr="00000000" w14:paraId="00000047">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como fundamento …</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Variables personales y escolares …</w:t>
      </w:r>
    </w:p>
    <w:p w:rsidR="00000000" w:rsidDel="00000000" w:rsidP="00000000" w:rsidRDefault="00000000" w:rsidRPr="00000000" w14:paraId="00000049">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Calibri" w:cs="Calibri" w:eastAsia="Calibri" w:hAnsi="Calibri"/>
          <w:b w:val="1"/>
          <w:bCs w:val="1"/>
          <w:color w:val="000000"/>
          <w:sz w:val="26"/>
          <w:szCs w:val="26"/>
        </w:rPr>
      </w:pPr>
      <w:bookmarkStart w:colFirst="0" w:colLast="0" w:name="_dxntqrbr7gj5" w:id="5"/>
      <w:bookmarkEnd w:id="5"/>
      <w:r w:rsidDel="00000000" w:rsidR="00000000" w:rsidRPr="00000000">
        <w:rPr>
          <w:rFonts w:ascii="Calibri" w:cs="Calibri" w:eastAsia="Calibri" w:hAnsi="Calibri"/>
          <w:b w:val="1"/>
          <w:bCs w:val="1"/>
          <w:color w:val="000000"/>
          <w:sz w:val="26"/>
          <w:szCs w:val="26"/>
          <w:rtl w:val="0"/>
        </w:rPr>
        <w:t xml:space="preserve">3. Miedo a hablar en público y sus consecuencias</w:t>
      </w:r>
    </w:p>
    <w:p w:rsidR="00000000" w:rsidDel="00000000" w:rsidP="00000000" w:rsidRDefault="00000000" w:rsidRPr="00000000" w14:paraId="0000004B">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hablar en público genera ansiedad en los estudiantes?</w:t>
      </w:r>
    </w:p>
    <w:p w:rsidR="00000000" w:rsidDel="00000000" w:rsidP="00000000" w:rsidRDefault="00000000" w:rsidRPr="00000000" w14:paraId="0000004C">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afecta el miedo a hablar en público en el desarrollo de habilidades sociales y académicas?</w:t>
      </w:r>
    </w:p>
    <w:p w:rsidR="00000000" w:rsidDel="00000000" w:rsidP="00000000" w:rsidRDefault="00000000" w:rsidRPr="00000000" w14:paraId="0000004D">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tiene esta ansiedad en la confianza y autoestima de los jóvenes?</w:t>
      </w:r>
    </w:p>
    <w:p w:rsidR="00000000" w:rsidDel="00000000" w:rsidP="00000000" w:rsidRDefault="00000000" w:rsidRPr="00000000" w14:paraId="0000004E">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estrategias utilizan actualmente los docentes para ayudar a los estudiantes con este problema?</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que pueden responder estas preguntas:</w:t>
      </w:r>
    </w:p>
    <w:p w:rsidR="00000000" w:rsidDel="00000000" w:rsidP="00000000" w:rsidRDefault="00000000" w:rsidRPr="00000000" w14:paraId="00000050">
      <w:pPr>
        <w:numPr>
          <w:ilvl w:val="0"/>
          <w:numId w:val="13"/>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influencia del clima escolar …</w:t>
      </w:r>
    </w:p>
    <w:p w:rsidR="00000000" w:rsidDel="00000000" w:rsidP="00000000" w:rsidRDefault="00000000" w:rsidRPr="00000000" w14:paraId="00000051">
      <w:pPr>
        <w:pStyle w:val="Heading3"/>
        <w:keepNext w:val="0"/>
        <w:keepLines w:val="0"/>
        <w:spacing w:before="280" w:lineRule="auto"/>
        <w:rPr>
          <w:rFonts w:ascii="Calibri" w:cs="Calibri" w:eastAsia="Calibri" w:hAnsi="Calibri"/>
          <w:b w:val="1"/>
          <w:bCs w:val="1"/>
          <w:color w:val="000000"/>
          <w:sz w:val="26"/>
          <w:szCs w:val="26"/>
        </w:rPr>
      </w:pPr>
      <w:bookmarkStart w:colFirst="0" w:colLast="0" w:name="_oxx48h3onxbd" w:id="6"/>
      <w:bookmarkEnd w:id="6"/>
      <w:r w:rsidDel="00000000" w:rsidR="00000000" w:rsidRPr="00000000">
        <w:rPr>
          <w:rFonts w:ascii="Calibri" w:cs="Calibri" w:eastAsia="Calibri" w:hAnsi="Calibri"/>
          <w:b w:val="1"/>
          <w:bCs w:val="1"/>
          <w:color w:val="000000"/>
          <w:sz w:val="26"/>
          <w:szCs w:val="26"/>
          <w:rtl w:val="0"/>
        </w:rPr>
        <w:t xml:space="preserve">4. Uso de tecnología en la educación chilena</w:t>
      </w:r>
    </w:p>
    <w:p w:rsidR="00000000" w:rsidDel="00000000" w:rsidP="00000000" w:rsidRDefault="00000000" w:rsidRPr="00000000" w14:paraId="00000052">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tan integrado está el uso de la tecnología en la educación media en Chile?</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programas o iniciativas en Chile que busquen mejorar las habilidades comunicativas de los estudiantes a través de la tecnología?</w:t>
      </w:r>
    </w:p>
    <w:p w:rsidR="00000000" w:rsidDel="00000000" w:rsidP="00000000" w:rsidRDefault="00000000" w:rsidRPr="00000000" w14:paraId="00000054">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beneficios ofrece la realidad virtual como herramienta educativa?</w:t>
      </w:r>
    </w:p>
    <w:p w:rsidR="00000000" w:rsidDel="00000000" w:rsidP="00000000" w:rsidRDefault="00000000" w:rsidRPr="00000000" w14:paraId="00000055">
      <w:pPr>
        <w:pStyle w:val="Heading3"/>
        <w:keepNext w:val="0"/>
        <w:keepLines w:val="0"/>
        <w:spacing w:before="280" w:lineRule="auto"/>
        <w:rPr>
          <w:rFonts w:ascii="Calibri" w:cs="Calibri" w:eastAsia="Calibri" w:hAnsi="Calibri"/>
          <w:b w:val="1"/>
          <w:bCs w:val="1"/>
          <w:color w:val="000000"/>
          <w:sz w:val="26"/>
          <w:szCs w:val="26"/>
        </w:rPr>
      </w:pPr>
      <w:bookmarkStart w:colFirst="0" w:colLast="0" w:name="_jkauwaf11xh6" w:id="7"/>
      <w:bookmarkEnd w:id="7"/>
      <w:r w:rsidDel="00000000" w:rsidR="00000000" w:rsidRPr="00000000">
        <w:rPr>
          <w:rFonts w:ascii="Calibri" w:cs="Calibri" w:eastAsia="Calibri" w:hAnsi="Calibri"/>
          <w:b w:val="1"/>
          <w:bCs w:val="1"/>
          <w:color w:val="000000"/>
          <w:sz w:val="26"/>
          <w:szCs w:val="26"/>
          <w:rtl w:val="0"/>
        </w:rPr>
        <w:t xml:space="preserve">5. Justificación de EmotionLAB como solución</w:t>
      </w:r>
    </w:p>
    <w:p w:rsidR="00000000" w:rsidDel="00000000" w:rsidP="00000000" w:rsidRDefault="00000000" w:rsidRPr="00000000" w14:paraId="00000056">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puede la realidad virtual ayudar a reducir la ansiedad al hablar en público?</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¿Cuáles son las ventajas de practicar en un entorno seguro y gamificado?</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se diferencia EmotionLAB de otras estrategias tradicionales para mejorar la oratoria?</w:t>
      </w:r>
    </w:p>
    <w:p w:rsidR="00000000" w:rsidDel="00000000" w:rsidP="00000000" w:rsidRDefault="00000000" w:rsidRPr="00000000" w14:paraId="00000059">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impacto podría tener la implementación de EmotionLAB en los colegios chilenos a largo plazo?</w:t>
      </w:r>
    </w:p>
    <w:p w:rsidR="00000000" w:rsidDel="00000000" w:rsidP="00000000" w:rsidRDefault="00000000" w:rsidRPr="00000000" w14:paraId="0000005A">
      <w:pPr>
        <w:rPr>
          <w:rFonts w:ascii="Calibri" w:cs="Calibri" w:eastAsia="Calibri" w:hAnsi="Calibri"/>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6834" w:w="11909" w:orient="portrait"/>
          <w:pgMar w:bottom="1440" w:top="1440" w:left="1440" w:right="1440" w:header="720" w:footer="720"/>
          <w:pgNumType w:start="1"/>
        </w:sectPr>
      </w:pPr>
      <w:bookmarkStart w:colFirst="0" w:colLast="0" w:name="_pjwd48fi32ly"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Ensayo 2</w:t>
      </w:r>
      <w:r w:rsidDel="00000000" w:rsidR="00000000" w:rsidRPr="00000000">
        <w:rPr>
          <w:rtl w:val="0"/>
        </w:rPr>
      </w:r>
    </w:p>
    <w:p w:rsidR="00000000" w:rsidDel="00000000" w:rsidP="00000000" w:rsidRDefault="00000000" w:rsidRPr="00000000" w14:paraId="0000005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Ensayo</w:t>
      </w:r>
    </w:p>
    <w:p w:rsidR="00000000" w:rsidDel="00000000" w:rsidP="00000000" w:rsidRDefault="00000000" w:rsidRPr="00000000" w14:paraId="0000005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INFLUENCIA DE LAS EMOCIONES DE ESTUDIANTES DE ENSEÑANZA MEDIA EN SITUACIONES ACADÉMICAS</w:t>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RESUMEN </w:t>
      </w:r>
      <w:r w:rsidDel="00000000" w:rsidR="00000000" w:rsidRPr="00000000">
        <w:rPr>
          <w:rFonts w:ascii="Calibri" w:cs="Calibri" w:eastAsia="Calibri" w:hAnsi="Calibri"/>
          <w:sz w:val="24"/>
          <w:szCs w:val="24"/>
          <w:rtl w:val="0"/>
        </w:rPr>
        <w:t xml:space="preserve">(100-150 palabras)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cumplen un papel esencial en el desarrollo integral de los estudiantes de enseñanza media, especialmente en situaciones académicas que exigen atención, memoria, resolución de problemas y convivencia. Este ensayo aborda cómo las emociones influyen en el rendimiento académico, la participación en clase y el bienestar estudiantil desde un enfoque neuroeducativo. A partir de una revisión de investigaciones recientes (2019–2025), se evidencian correlaciones directas entre el manejo emocional, el clima escolar y las metodologías docentes utilizadas. Se concluye que las emociones positivas fortalecen el aprendizaje significativo, mientras que emociones negativas no reguladas dificultan procesos clave. Se propone integrar la inteligencia emocional en las prácticas pedagógicas y curriculares como estrategia para optimizar el rendimiento y el clima emocional en el aula.</w:t>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Palabras clave:</w:t>
      </w:r>
      <w:r w:rsidDel="00000000" w:rsidR="00000000" w:rsidRPr="00000000">
        <w:rPr>
          <w:rFonts w:ascii="Calibri" w:cs="Calibri" w:eastAsia="Calibri" w:hAnsi="Calibri"/>
          <w:sz w:val="24"/>
          <w:szCs w:val="24"/>
          <w:rtl w:val="0"/>
        </w:rPr>
        <w:t xml:space="preserve"> Educación emocional, neurociencias, emociones, enseñanza media, aprendizaje.</w:t>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6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etapa de enseñanza media, los estudiantes transitan un período de profundas transformaciones emocionales, cognitivas y sociales. Este proceso no solo implica desafíos propios del desarrollo adolescente, sino también tensiones propias del contexto escolar: presiones académicas, interacciones sociales complejas y expectativas externas. En este escenario, las emociones juegan un papel central, ya que influyen directamente en la atención, la motivación, la toma de decisiones y el rendimiento académico.</w:t>
      </w:r>
    </w:p>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y la psicología educativa han demostrado que las emociones no son elementos periféricos del aprendizaje, sino factores que inciden directamente en los procesos mentales superiores (</w:t>
      </w:r>
      <w:commentRangeStart w:id="0"/>
      <w:r w:rsidDel="00000000" w:rsidR="00000000" w:rsidRPr="00000000">
        <w:rPr>
          <w:rFonts w:ascii="Calibri" w:cs="Calibri" w:eastAsia="Calibri" w:hAnsi="Calibri"/>
          <w:sz w:val="24"/>
          <w:szCs w:val="24"/>
          <w:rtl w:val="0"/>
        </w:rPr>
        <w:t xml:space="preserve">Bueno</w:t>
      </w:r>
      <w:commentRangeEnd w:id="0"/>
      <w:r w:rsidDel="00000000" w:rsidR="00000000" w:rsidRPr="00000000">
        <w:commentReference w:id="0"/>
      </w:r>
      <w:r w:rsidDel="00000000" w:rsidR="00000000" w:rsidRPr="00000000">
        <w:rPr>
          <w:rFonts w:ascii="Calibri" w:cs="Calibri" w:eastAsia="Calibri" w:hAnsi="Calibri"/>
          <w:sz w:val="24"/>
          <w:szCs w:val="24"/>
          <w:rtl w:val="0"/>
        </w:rPr>
        <w:t xml:space="preserve">, 2021; </w:t>
      </w:r>
      <w:commentRangeStart w:id="1"/>
      <w:r w:rsidDel="00000000" w:rsidR="00000000" w:rsidRPr="00000000">
        <w:rPr>
          <w:rFonts w:ascii="Calibri" w:cs="Calibri" w:eastAsia="Calibri" w:hAnsi="Calibri"/>
          <w:sz w:val="24"/>
          <w:szCs w:val="24"/>
          <w:rtl w:val="0"/>
        </w:rPr>
        <w:t xml:space="preserve">Fernández</w:t>
      </w:r>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-Berrocal &amp; Cabello, 2022). En este sentido, la educación emocional emerge como una necesidad urgente en la escuela secundaria, particularmente en América Latina, donde aún persiste una visión academicista del aprendizaje desvinculada del bienestar emocional del estudiante (</w:t>
      </w:r>
      <w:r w:rsidDel="00000000" w:rsidR="00000000" w:rsidRPr="00000000">
        <w:rPr>
          <w:rFonts w:ascii="Calibri" w:cs="Calibri" w:eastAsia="Calibri" w:hAnsi="Calibri"/>
          <w:sz w:val="24"/>
          <w:szCs w:val="24"/>
          <w:rtl w:val="0"/>
        </w:rPr>
        <w:t xml:space="preserve">Valdiviezo</w:t>
      </w:r>
      <w:r w:rsidDel="00000000" w:rsidR="00000000" w:rsidRPr="00000000">
        <w:rPr>
          <w:rFonts w:ascii="Calibri" w:cs="Calibri" w:eastAsia="Calibri" w:hAnsi="Calibri"/>
          <w:sz w:val="24"/>
          <w:szCs w:val="24"/>
          <w:rtl w:val="0"/>
        </w:rPr>
        <w:t xml:space="preserve">-Loayza, 2022).</w:t>
      </w:r>
    </w:p>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busca examinar cómo las emociones impactan en el desempeño académico de los estudiantes de enseñanza media y cómo el clima escolar, las prácticas docentes y el desarrollo de habilidades emocionales influyen en dicha relación.</w:t>
      </w:r>
    </w:p>
    <w:p w:rsidR="00000000" w:rsidDel="00000000" w:rsidP="00000000" w:rsidRDefault="00000000" w:rsidRPr="00000000" w14:paraId="0000006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MÉTODO</w:t>
      </w:r>
    </w:p>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aplicó el método PRISMA para realizar una revisión narrativa y descriptiva de literatura científica publicada entre 2019 y 2024. Se seleccionaron artículos indexados en bases como Scielo, Dialnet, UNED, Multiciencias, Educación XX1 y repositorios institucionales. Los criterios de inclusión fueron: foco en estudiantes de enseñanza media (12 a 18 años), énfasis en emociones, inteligencia emocional, neuroeducación y clima escolar. Se priorizaron investigaciones empíricas, revisiones sistemáticas y programas de intervención en el ámbito latinoamericano. La muestra final incluyó 12 artículos científicos recientes seleccionados por su relevancia temática, actualidad y validez metodológica.</w:t>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p w:rsidR="00000000" w:rsidDel="00000000" w:rsidP="00000000" w:rsidRDefault="00000000" w:rsidRPr="00000000" w14:paraId="00000071">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Inteligencia emocional y rendimiento académico</w:t>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hallazgos revisados muestran que la inteligencia emocional en adolescentes se relaciona directamente con el rendimiento académico, la autorregulación emocional, la autoestima y la motivación escolar (Valdiviezo-Loayza, 2022; </w:t>
      </w:r>
      <w:commentRangeStart w:id="2"/>
      <w:r w:rsidDel="00000000" w:rsidR="00000000" w:rsidRPr="00000000">
        <w:rPr>
          <w:rFonts w:ascii="Calibri" w:cs="Calibri" w:eastAsia="Calibri" w:hAnsi="Calibri"/>
          <w:sz w:val="24"/>
          <w:szCs w:val="24"/>
          <w:rtl w:val="0"/>
        </w:rPr>
        <w:t xml:space="preserve">Rodriguez</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-Barboza, 2024). En el contexto de la educación media, estas habilidades son especialmente relevantes dado que los adolescentes están aún en un proceso de maduración de sus funciones ejecutivas. La literatura señala que estudiantes con mayor inteligencia emocional presentan mejores calificaciones, menor propensión a conductas de riesgo y mayor bienestar personal (</w:t>
      </w:r>
      <w:commentRangeStart w:id="3"/>
      <w:r w:rsidDel="00000000" w:rsidR="00000000" w:rsidRPr="00000000">
        <w:rPr>
          <w:rFonts w:ascii="Calibri" w:cs="Calibri" w:eastAsia="Calibri" w:hAnsi="Calibri"/>
          <w:sz w:val="24"/>
          <w:szCs w:val="24"/>
          <w:rtl w:val="0"/>
        </w:rPr>
        <w:t xml:space="preserve">Palma</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Delgado &amp; Barcia Briones, 2020).</w:t>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Neurociencia y emociones en el aprendizaje</w:t>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Bueno (2021), el cerebro adolescente responde con especial sensibilidad a las emociones durante el proceso de aprendizaje. Emociones como la sorpresa, la alegría y la curiosidad activan regiones cerebrales vinculadas con la memoria a largo plazo y la motivación, lo cual facilita la retención de conocimientos y el compromiso escolar. Además, se observó que las emociones positivas también fomentan la interacción social, lo que es clave para la participación en dinámicas de grupo y colaboración en el aula (Fernández-</w:t>
      </w:r>
      <w:commentRangeStart w:id="4"/>
      <w:r w:rsidDel="00000000" w:rsidR="00000000" w:rsidRPr="00000000">
        <w:rPr>
          <w:rFonts w:ascii="Calibri" w:cs="Calibri" w:eastAsia="Calibri" w:hAnsi="Calibri"/>
          <w:sz w:val="24"/>
          <w:szCs w:val="24"/>
          <w:rtl w:val="0"/>
        </w:rPr>
        <w:t xml:space="preserve">Berrocal</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 &amp; Cabello, 2022).</w:t>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aprendizaje no es solo un proceso cognitivo, sino también emocional. Los aprendizajes asociados a emociones positivas se consolidan mejor, mientras que la ansiedad o el miedo elevan los niveles de cortisol y pueden bloquear el aprendizaje (</w:t>
      </w:r>
      <w:commentRangeStart w:id="5"/>
      <w:r w:rsidDel="00000000" w:rsidR="00000000" w:rsidRPr="00000000">
        <w:rPr>
          <w:rFonts w:ascii="Calibri" w:cs="Calibri" w:eastAsia="Calibri" w:hAnsi="Calibri"/>
          <w:sz w:val="24"/>
          <w:szCs w:val="24"/>
          <w:rtl w:val="0"/>
        </w:rPr>
        <w:t xml:space="preserve">Milicic</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 &amp; Marchant, 2020).</w:t>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Clima escolar y emociones</w:t>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también se identifica como un factor determinante en la gestión emocional del alumnado. </w:t>
      </w:r>
      <w:commentRangeStart w:id="6"/>
      <w:r w:rsidDel="00000000" w:rsidR="00000000" w:rsidRPr="00000000">
        <w:rPr>
          <w:rFonts w:ascii="Calibri" w:cs="Calibri" w:eastAsia="Calibri" w:hAnsi="Calibri"/>
          <w:sz w:val="24"/>
          <w:szCs w:val="24"/>
          <w:rtl w:val="0"/>
        </w:rPr>
        <w:t xml:space="preserve">Gutiérrez</w:t>
      </w: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 y Sánchez (2022) argumentan que un entorno escolar percibido como emocionalmente hostil reduce el sentido de pertenencia y dificulta la regulación emocional. Por el contrario, cuando el ambiente promueve la escucha activa, la empatía y el respeto mutuo, se potencian los recursos emocionales de los estudiantes.</w:t>
      </w:r>
    </w:p>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línea, </w:t>
      </w:r>
      <w:commentRangeStart w:id="7"/>
      <w:r w:rsidDel="00000000" w:rsidR="00000000" w:rsidRPr="00000000">
        <w:rPr>
          <w:rFonts w:ascii="Calibri" w:cs="Calibri" w:eastAsia="Calibri" w:hAnsi="Calibri"/>
          <w:sz w:val="24"/>
          <w:szCs w:val="24"/>
          <w:rtl w:val="0"/>
        </w:rPr>
        <w:t xml:space="preserve">Fierro</w:t>
      </w:r>
      <w:commentRangeEnd w:id="7"/>
      <w:r w:rsidDel="00000000" w:rsidR="00000000" w:rsidRPr="00000000">
        <w:commentReference w:id="7"/>
      </w:r>
      <w:r w:rsidDel="00000000" w:rsidR="00000000" w:rsidRPr="00000000">
        <w:rPr>
          <w:rFonts w:ascii="Calibri" w:cs="Calibri" w:eastAsia="Calibri" w:hAnsi="Calibri"/>
          <w:sz w:val="24"/>
          <w:szCs w:val="24"/>
          <w:rtl w:val="0"/>
        </w:rPr>
        <w:t xml:space="preserve">-Suero et al. (2021) señalan que los estudiantes que perciben un clima emocional positivo en el aula tienden a experimentar emociones como entusiasmo, seguridad y confianza, las cuales promueven una mayor implicación en las tareas escolares. Esto se traduce en mejoras en la disposición hacia el aprendizaje y en la construcción de relaciones saludables con pares y docentes.</w:t>
      </w:r>
    </w:p>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contraste, emociones como el miedo o la ansiedad generan un estado de hiperactivación que limita la capacidad de concentración, razonamiento y resolución de problemas (</w:t>
      </w:r>
      <w:commentRangeStart w:id="8"/>
      <w:r w:rsidDel="00000000" w:rsidR="00000000" w:rsidRPr="00000000">
        <w:rPr>
          <w:rFonts w:ascii="Calibri" w:cs="Calibri" w:eastAsia="Calibri" w:hAnsi="Calibri"/>
          <w:sz w:val="24"/>
          <w:szCs w:val="24"/>
          <w:rtl w:val="0"/>
        </w:rPr>
        <w:t xml:space="preserve">Bueno</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2021). Esto es especialmente importante en el entorno educativo, donde los estudiantes se enfrentan frecuentemente a evaluaciones, exposiciones y dinámicas sociales que pueden disparar estos estados si no se cuenta con un entorno emocionalmente seguro.</w:t>
      </w:r>
    </w:p>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emocional</w:t>
      </w:r>
    </w:p>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estudio de </w:t>
      </w:r>
      <w:commentRangeStart w:id="9"/>
      <w:r w:rsidDel="00000000" w:rsidR="00000000" w:rsidRPr="00000000">
        <w:rPr>
          <w:rFonts w:ascii="Calibri" w:cs="Calibri" w:eastAsia="Calibri" w:hAnsi="Calibri"/>
          <w:sz w:val="24"/>
          <w:szCs w:val="24"/>
          <w:rtl w:val="0"/>
        </w:rPr>
        <w:t xml:space="preserve">Morales</w:t>
      </w:r>
      <w:commentRangeEnd w:id="9"/>
      <w:r w:rsidDel="00000000" w:rsidR="00000000" w:rsidRPr="00000000">
        <w:commentReference w:id="9"/>
      </w:r>
      <w:r w:rsidDel="00000000" w:rsidR="00000000" w:rsidRPr="00000000">
        <w:rPr>
          <w:rFonts w:ascii="Calibri" w:cs="Calibri" w:eastAsia="Calibri" w:hAnsi="Calibri"/>
          <w:sz w:val="24"/>
          <w:szCs w:val="24"/>
          <w:rtl w:val="0"/>
        </w:rPr>
        <w:t xml:space="preserve"> y Tischhauser (2021) en estudiantes del primer ciclo de secundaria muestra que la implementación de programas estructurados de educación emocional produjo mejoras significativas en el autocontrol, la empatía y la capacidad de afrontar conflictos escolares. Del mismo modo, </w:t>
      </w:r>
      <w:commentRangeStart w:id="10"/>
      <w:r w:rsidDel="00000000" w:rsidR="00000000" w:rsidRPr="00000000">
        <w:rPr>
          <w:rFonts w:ascii="Calibri" w:cs="Calibri" w:eastAsia="Calibri" w:hAnsi="Calibri"/>
          <w:sz w:val="24"/>
          <w:szCs w:val="24"/>
          <w:rtl w:val="0"/>
        </w:rPr>
        <w:t xml:space="preserve">Bodoque</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Guillem (2023) diseñó una intervención en alumnos de 2º de ESO en España, observando que el desarrollo de habilidades emocionales como la automotivación tuvo un efecto positivo sostenido en la participación y el rendimiento.</w:t>
      </w:r>
    </w:p>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meta-análisis reciente confirma que los programas de educación emocional tienen un efecto positivo de magnitud media a alta en el bienestar, la toma de decisiones y la regulación emocional, reduciendo la ansiedad y el desgaste académico (</w:t>
      </w:r>
      <w:commentRangeStart w:id="11"/>
      <w:r w:rsidDel="00000000" w:rsidR="00000000" w:rsidRPr="00000000">
        <w:rPr>
          <w:rFonts w:ascii="Calibri" w:cs="Calibri" w:eastAsia="Calibri" w:hAnsi="Calibri"/>
          <w:sz w:val="24"/>
          <w:szCs w:val="24"/>
          <w:rtl w:val="0"/>
        </w:rPr>
        <w:t xml:space="preserve">Ruiz</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-Aranda et al., 2020).</w:t>
      </w:r>
    </w:p>
    <w:p w:rsidR="00000000" w:rsidDel="00000000" w:rsidP="00000000" w:rsidRDefault="00000000" w:rsidRPr="00000000" w14:paraId="0000008C">
      <w:pPr>
        <w:jc w:val="both"/>
        <w:rPr>
          <w:ins w:author="KATALINA SOFIA PEREZ GONZALEZ" w:id="0" w:date="2025-06-09T17:31:53Z"/>
          <w:rFonts w:ascii="Calibri" w:cs="Calibri" w:eastAsia="Calibri" w:hAnsi="Calibri"/>
          <w:sz w:val="24"/>
          <w:szCs w:val="24"/>
        </w:rPr>
      </w:pPr>
      <w:ins w:author="KATALINA SOFIA PEREZ GONZALEZ" w:id="0" w:date="2025-06-09T17:31:53Z">
        <w:r w:rsidDel="00000000" w:rsidR="00000000" w:rsidRPr="00000000">
          <w:rPr>
            <w:rtl w:val="0"/>
          </w:rPr>
        </w:r>
      </w:ins>
    </w:p>
    <w:p w:rsidR="00000000" w:rsidDel="00000000" w:rsidP="00000000" w:rsidRDefault="00000000" w:rsidRPr="00000000" w14:paraId="0000008D">
      <w:pPr>
        <w:jc w:val="both"/>
        <w:rPr>
          <w:ins w:author="KATALINA SOFIA PEREZ GONZALEZ" w:id="0" w:date="2025-06-09T17:31:53Z"/>
          <w:rFonts w:ascii="Calibri" w:cs="Calibri" w:eastAsia="Calibri" w:hAnsi="Calibri"/>
          <w:sz w:val="24"/>
          <w:szCs w:val="24"/>
        </w:rPr>
      </w:pPr>
      <w:ins w:author="KATALINA SOFIA PEREZ GONZALEZ" w:id="0" w:date="2025-06-09T17:31:53Z">
        <w:r w:rsidDel="00000000" w:rsidR="00000000" w:rsidRPr="00000000">
          <w:rPr>
            <w:rFonts w:ascii="Calibri" w:cs="Calibri" w:eastAsia="Calibri" w:hAnsi="Calibri"/>
            <w:sz w:val="24"/>
            <w:szCs w:val="24"/>
            <w:rtl w:val="0"/>
          </w:rPr>
          <w:t xml:space="preserve">También , podemos ver que los programas de la educación emocional tienen un efecto positivo en el bienestar, la toma de decisiones y la regulación emocional, reduciendo la ansiedad y el desgaste académico (Ruiz …)</w:t>
        </w:r>
      </w:ins>
    </w:p>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pedagógico y recomendaciones</w:t>
      </w:r>
    </w:p>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neuroeducativa, </w:t>
      </w:r>
      <w:commentRangeStart w:id="12"/>
      <w:r w:rsidDel="00000000" w:rsidR="00000000" w:rsidRPr="00000000">
        <w:rPr>
          <w:rFonts w:ascii="Calibri" w:cs="Calibri" w:eastAsia="Calibri" w:hAnsi="Calibri"/>
          <w:sz w:val="24"/>
          <w:szCs w:val="24"/>
          <w:rtl w:val="0"/>
        </w:rPr>
        <w:t xml:space="preserve">Lagiosa</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 (2024) afirma que el aprendizaje profundo ocurre con mayor eficacia cuando se integran las emociones en el proceso de enseñanza. La autora subraya que metodologías centradas en el estudiante, que promuevan la exploración emocional, favorecen la adquisición significativa del conocimiento.</w:t>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varios estudios coinciden en que los modelos tradicionales de enseñanza, centrados exclusivamente en el contenido, resultan insuficientes para responder a las necesidades emocionales del alumnado actual. Autores como </w:t>
      </w:r>
      <w:commentRangeStart w:id="13"/>
      <w:r w:rsidDel="00000000" w:rsidR="00000000" w:rsidRPr="00000000">
        <w:rPr>
          <w:rFonts w:ascii="Calibri" w:cs="Calibri" w:eastAsia="Calibri" w:hAnsi="Calibri"/>
          <w:sz w:val="24"/>
          <w:szCs w:val="24"/>
          <w:rtl w:val="0"/>
        </w:rPr>
        <w:t xml:space="preserve">Manzano</w:t>
      </w:r>
      <w:commentRangeEnd w:id="13"/>
      <w:r w:rsidDel="00000000" w:rsidR="00000000" w:rsidRPr="00000000">
        <w:commentReference w:id="13"/>
      </w:r>
      <w:r w:rsidDel="00000000" w:rsidR="00000000" w:rsidRPr="00000000">
        <w:rPr>
          <w:rFonts w:ascii="Calibri" w:cs="Calibri" w:eastAsia="Calibri" w:hAnsi="Calibri"/>
          <w:sz w:val="24"/>
          <w:szCs w:val="24"/>
          <w:rtl w:val="0"/>
        </w:rPr>
        <w:t xml:space="preserve"> y Jiménez-Parra (2022) y Lagiosa (2024) proponen un cambio hacia modelos activos y emocionalmente integradores que prioricen el desarrollo de competencias socioemocionales como parte del currículo formal.</w:t>
      </w:r>
    </w:p>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los estudios revisados muestran un consenso sobre la influencia positiva de la inteligencia emocional en el rendimiento académico, varios de ellos presentan limitaciones como muestras reducidas (Bodoque Guillem, 2023) o un enfoque restringido al contexto español (Lagiosa, 2024), lo cual plantea la necesidad de mayor investigación empírica local en Chile y América Latina.</w:t>
      </w:r>
    </w:p>
    <w:p w:rsidR="00000000" w:rsidDel="00000000" w:rsidP="00000000" w:rsidRDefault="00000000" w:rsidRPr="00000000" w14:paraId="0000009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Realidad Virtual: Innovación para la gestión emocional en adolescentes</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últimos años, la integración de tecnologías inmersivas como la realidad virtual (RV) ha abierto nuevas posibilidades para abordar los desafíos emocionales que enfrentan los estudiantes de enseñanza media, especialmente en situaciones académicas de alta demanda como hablar en público, rendir exámenes o participar en actividades grupales. La RV permite crear entornos controlados y realistas donde los adolescentes pueden practicar habilidades socioemocionales, identificar y regular sus emociones, y enfrentar gradualmente situaciones que generan ansiedad o estrés, todo ello en un espacio seguro y sin riesgos reales.</w:t>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Diversos estudios han demostrado que la exposición a escenarios virtuales puede inducir respuestas emocionales auténticas, facilitando la identificación de emociones como ansiedad, miedo o entusiasmo, y permitiendo la aplicación de técnicas de regulación emocional en tiempo real. Por ejemplo, investigaciones recientes han evidenciado que la terapia de exposición mediante realidad virtual (VRET) es eficaz para reducir la ansiedad escolar y social en adolescentes, con efectos sostenidos tras varias sesiones y una alta aceptación por parte de los participantes (Lindner </w:t>
      </w:r>
      <w:commentRangeStart w:id="14"/>
      <w:r w:rsidDel="00000000" w:rsidR="00000000" w:rsidRPr="00000000">
        <w:rPr>
          <w:rFonts w:ascii="Calibri" w:cs="Calibri" w:eastAsia="Calibri" w:hAnsi="Calibri"/>
          <w:sz w:val="24"/>
          <w:szCs w:val="24"/>
          <w:rtl w:val="0"/>
        </w:rPr>
        <w:t xml:space="preserve">et</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al., 2024; </w:t>
      </w:r>
      <w:commentRangeStart w:id="15"/>
      <w:r w:rsidDel="00000000" w:rsidR="00000000" w:rsidRPr="00000000">
        <w:rPr>
          <w:rFonts w:ascii="Calibri" w:cs="Calibri" w:eastAsia="Calibri" w:hAnsi="Calibri"/>
          <w:sz w:val="24"/>
          <w:szCs w:val="24"/>
          <w:rtl w:val="0"/>
        </w:rPr>
        <w:t xml:space="preserve">Zhang</w:t>
      </w:r>
      <w:commentRangeEnd w:id="15"/>
      <w:r w:rsidDel="00000000" w:rsidR="00000000" w:rsidRPr="00000000">
        <w:commentReference w:id="15"/>
      </w:r>
      <w:r w:rsidDel="00000000" w:rsidR="00000000" w:rsidRPr="00000000">
        <w:rPr>
          <w:rFonts w:ascii="Calibri" w:cs="Calibri" w:eastAsia="Calibri" w:hAnsi="Calibri"/>
          <w:sz w:val="24"/>
          <w:szCs w:val="24"/>
          <w:rtl w:val="0"/>
        </w:rPr>
        <w:t xml:space="preserve"> et al., 2023). Además, la posibilidad de incorporar biofeedback —como la monitorización de la frecuencia cardíaca— en estos entornos virtuales, permite adaptar la dificultad de los desafíos y ofrecer retroalimentación personalizada, potenciando el aprendizaje de estrategias de autorregulación (Bouchard et al., 2024).</w:t>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uso de RV no solo es efectivo para la reducción del estrés y la ansiedad en contextos escolares, sino que también contribuye al desarrollo de competencias como la empatía, la conciencia emocional y el autocontrol. Un metaanálisis reciente confirma que las intervenciones basadas en RV tienen un efecto positivo de magnitud media en el aprendizaje socioemocional de niños y adolescentes, destacando su potencial como complemento a los programas tradicionales de educación emocional (Zhang et al., 2023). Asimismo, la naturaleza interactiva y lúdica de la RV aumenta la motivación y el compromiso de los adolescentes, factores clave para el éxito de cualquier intervención educativa.</w:t>
      </w:r>
    </w:p>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contexto chileno, iniciativas como EmotionLAB representan una oportunidad innovadora para adaptar estas tendencias globales a las necesidades locales. La plataforma permite a los estudiantes ensayar presentaciones en público, identificar sus emociones antes y después de la exposición, y practicar técnicas de manejo del estrés ante distractores programados, como ruidos o interrupciones simuladas (Duoc UC, 2023). Además, la integración de sensores fisiológicos posibilita una retroalimentación objetiva y personalizada, alineando la experiencia con los últimos avances en neurociencia y tecnología educativa.</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la evidencia actual respalda la incorporación de la realidad virtual como herramienta pedagógica para la gestión emocional en adolescentes. Su capacidad para simular situaciones desafiantes, medir respuestas fisiológicas y ofrecer entrenamiento personalizado la posiciona como un recurso valioso para fortalecer la inteligencia emocional, mejorar el bienestar y optimizar el rendimiento académico en la educación secundaria. Proyectos como EmotionLAB no solo responden a una necesidad detectada en la literatura, sino que también abren el camino para futuras investigaciones y aplicaciones en el ámbito educativo chileno y latinoamericano.</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CONCLUSIONES</w:t>
      </w:r>
    </w:p>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y su gestión no son aspectos periféricos en la educación secundaria, sino elementos centrales que influyen en el rendimiento académico, la motivación, la interacción social y el bienestar psicológico. La evidencia actual demuestra que las emociones positivas estimulan el aprendizaje, mientras que las emociones negativas, si no son reguladas, pueden bloquear procesos clave como la atención, la memoria y la toma de decisiones.</w:t>
      </w:r>
    </w:p>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investigaciones recientes coinciden en los siguientes puntos clave:</w:t>
      </w:r>
    </w:p>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inteligencia emocional en adolescentes es un predictor confiable del rendimiento académico y el ajuste personal.</w:t>
      </w:r>
    </w:p>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clima escolar cumple un rol modulador que puede potenciar o inhibir el desarrollo emocional de los estudiantes.</w:t>
      </w:r>
    </w:p>
    <w:p w:rsidR="00000000" w:rsidDel="00000000" w:rsidP="00000000" w:rsidRDefault="00000000" w:rsidRPr="00000000" w14:paraId="000000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 emociones positivas fomentan el aprendizaje profundo y colaborativo.</w:t>
      </w:r>
    </w:p>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programas de educación emocional bien diseñados e implementados producen efectos sostenibles en la autorregulación y la empatía.</w:t>
      </w:r>
    </w:p>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docencia debe incluir el componente emocional como una dimensión estructural de la práctica pedagógica.</w:t>
      </w:r>
    </w:p>
    <w:p w:rsidR="00000000" w:rsidDel="00000000" w:rsidP="00000000" w:rsidRDefault="00000000" w:rsidRPr="00000000" w14:paraId="000000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realidad virtual emerge como una herramienta innovadora para el entrenamiento emocional, con evidencia de efectividad en la reducción de ansiedad y el fortalecimiento de habilidades socioemocionales.</w:t>
      </w:r>
    </w:p>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concluye que el desarrollo de habilidades socioemocionales debe ser promovido desde una perspectiva institucional, con docentes capacitados y estrategias integradas al currículo. La inteligencia emocional, al estar relacionada con el éxito académico y vital, merece un lugar prioritario en las políticas educativas dirigidas a estudiantes de enseñanza media. Proyectos como EmotionLAB representan un avance relevante en la convergencia entre neurociencia, tecnología y educación emocional.</w:t>
      </w:r>
    </w:p>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jc w:val="both"/>
        <w:rPr>
          <w:b w:val="1"/>
          <w:bCs w:val="1"/>
          <w:sz w:val="24"/>
          <w:szCs w:val="24"/>
        </w:rPr>
      </w:pPr>
      <w:bookmarkStart w:colFirst="0" w:colLast="0" w:name="_vaittshz1uxz" w:id="9"/>
      <w:bookmarkEnd w:id="9"/>
      <w:r w:rsidDel="00000000" w:rsidR="00000000" w:rsidRPr="00000000">
        <w:rPr>
          <w:b w:val="1"/>
          <w:bCs w:val="1"/>
          <w:sz w:val="24"/>
          <w:szCs w:val="24"/>
          <w:rtl w:val="0"/>
        </w:rPr>
        <w:t xml:space="preserve">REFERENCIAS</w:t>
      </w:r>
    </w:p>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Barrios, H., &amp; Gutiérrez, C. (2020). Neurociencias, emociones y educación superior: Una revisión descriptiva. Estudios Pedagógicos, 46(1), 363–382. https://doi.org/10.4067/S0718-07052020000100363</w:t>
      </w:r>
    </w:p>
    <w:p w:rsidR="00000000" w:rsidDel="00000000" w:rsidP="00000000" w:rsidRDefault="00000000" w:rsidRPr="00000000" w14:paraId="000000B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Bodoque Guillem, L. (2023). Plan de intervención de mejora de la inteligencia emocional y habilidades sociales en 2º de ESO [Trabajo Fin de Máster, Universidad Europea]. https://titula.universidadeuropea.com/bitstream/handle/20.500.12880/7060/TFM_LUCIA%20BODOQUE%20GUILLEM.pdf</w:t>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Bouchard, S., et al. (2024). Virtual Reality and Stress Management: A Systematic Review. Journal of Medical Internet Research, 26(3), e11323791. https://doi.org/10.3390/jmir2603</w:t>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Bueno, D. (2021). La neurociencia como fundamento de la educación emocional. Revista Internacional de Educación Emocional y Bienestar, 1(1), 47–61.</w:t>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 (2023, octubre 5). “EmotionLab” la plataforma de realidad virtual para gestionar las emociones. https://www.duoc.cl/?noticia_post_type=emotionlab-la-plataforma-de-realidad-virtual-para-gestionar-las-emociones</w:t>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Fernández-Berrocal, P., &amp; Cabello, R. (2022). Nuevas tendencias en la investigación de la Inteligencia Emocional. Escritos de Psicología, 15(2), 144–158. https://scielo.isciii.es/pdf/ep/v15n2/1989-3809-ep-15-02-00144.pdf</w:t>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Fierro-Suero, S., Velázquez-Ahumada, M. C., &amp; Fernández-Espínola, C. (2021). La influencia del clima de aula sobre las emociones del alumnado en Educación Física. Retos, 42, 432–442. https://doi.org/10.47197/retos.v42i0.87305</w:t>
      </w:r>
    </w:p>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Gutiérrez, E., &amp; Sánchez, A. (2022). Clima escolar y trabajo colegiado en una modalidad virtual. Revista REXE, 21(45), 168–182. https://doi.org/10.21703/0718-5162.v21.n45.2022.009</w:t>
      </w:r>
    </w:p>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Lagiosa, M. (2024). El aprendizaje y las emociones: Incorporar la neurociencia en el aula. Revista Persona. https://revistas.ucalp.edu.ar/index.php/persona/article/view/380</w:t>
      </w:r>
    </w:p>
    <w:p w:rsidR="00000000" w:rsidDel="00000000" w:rsidP="00000000" w:rsidRDefault="00000000" w:rsidRPr="00000000" w14:paraId="000000C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Lindner, P., et al. (2024). Gamified virtual reality exposure therapy for adolescents with public speaking anxiety: A four-armed randomized controlled trial. Frontiers in Virtual Reality, 4, 1240778. https://doi.org/10.3389/frvir.2023.1240778</w:t>
      </w:r>
    </w:p>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Manzano, D., &amp; Jiménez-Parra, J. (2022). Estilo interpersonal docente y clima escolar: Un modelo de predicción de la motivación. SPORT TK-Revista EuroAmericana de Ciencias del Deporte, 11(18). https://doi.org/10.6018/sportk.469701</w:t>
      </w:r>
    </w:p>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Milicic, N., &amp; Marchant, T. (2020). La importancia de las emociones en los procesos de aprendizaje de los estudiantes. Academia.cl. https://bibliotecadigital.academia.cl/bitstreams/6c0470c8-17e0-46e4-b3be-656319a5716b/download</w:t>
      </w:r>
    </w:p>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Morales, L. M., &amp; Tischhauser, M. G. (2021). La importancia de la educación emocional en los estudiantes del primer ciclo de secundaria [Trabajo Final de Grado, Universidad Católica de Córdoba]. http://pa.bibdigital.ucc.edu.ar/3076/1/TF_Morales_Tischhauser.pdf</w:t>
      </w:r>
    </w:p>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Padilla Jiménez, A., &amp; Vargas Hernández, E. (2019). Comprensión de la relación entre inteligencia emocional y capacidad cognitiva en estudiantes de secundaria. Repositorio UPTC. https://repositorio.uptc.edu.co/bitstream/001/5348/1/Compresion_de_la_relacion_emocional_con_la_capacidad_cognitiva_en_estudiantes_de_educacion_secundaria.pdf</w:t>
      </w:r>
    </w:p>
    <w:p w:rsidR="00000000" w:rsidDel="00000000" w:rsidP="00000000" w:rsidRDefault="00000000" w:rsidRPr="00000000" w14:paraId="000000D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Palma Delgado, G. M., &amp; Barcia Briones, M. F. (2020). El estado emocional en el rendimiento académico de los estudiantes en Portoviejo, Ecuador. Dominio de las Ciencias, 6(2), 72–100. https://dialnet.unirioja.es/descarga/articulo/7467934.pdf</w:t>
      </w:r>
    </w:p>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Rodriguez-Barboza, J. R. (2024). Inteligencia emocional como factor determinante en el rendimiento académico en estudiantes. Revista Tecnológica-Educativa Docentes 2.0, 17(1), 400–411. https://doi.org/10.37843/rted.v17i1.496</w:t>
      </w:r>
    </w:p>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Ruiz-Aranda, D., Castillo, R., Salguero, J. M., Cabello, R., Fernández-Berrocal, P., &amp; Balluerka, N. (2020). La inteligencia emocional en el ámbito educativo: un meta-análisis. Ansiedad y Estrés, 26(1), 7-14. https://scielo.isciii.es/scielo.php?pid=S0212-97282020000100010&amp;script=sci_arttext&amp;tlng=es</w:t>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Valdiviezo-Loayza, M. A. (2022). La inteligencia emocional en la educación: Una revisión sistemática en América Latina y el Caribe. Revista Peruana de Psicología. https://www.academia.edu/download/95548874/18349.pdf</w:t>
      </w:r>
    </w:p>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sz w:val="24"/>
          <w:szCs w:val="24"/>
        </w:rPr>
        <w:sectPr>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t xml:space="preserve">Zhang, F., Zhang, Y., Li, G., &amp; Luo, H. (2023). Using Virtual Reality Interventions to Promote Social and Emotional Learning for Children and Adolescents: A Systematic Review and Meta-Analysis. *Children*, 11(1), 41. https://doi.org/10.3390/children11010041</w:t>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6834" w:w="11909" w:orient="portrait"/>
          <w:pgMar w:bottom="1440" w:top="1440" w:left="1440" w:right="1440" w:header="720" w:footer="720"/>
          <w:pgNumType w:start="1"/>
        </w:sectPr>
      </w:pPr>
      <w:bookmarkStart w:colFirst="0" w:colLast="0" w:name="_y0r5a2a5wq8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Contexto chile</w:t>
      </w:r>
      <w:r w:rsidDel="00000000" w:rsidR="00000000" w:rsidRPr="00000000">
        <w:rPr>
          <w:rtl w:val="0"/>
        </w:rPr>
      </w:r>
    </w:p>
    <w:p w:rsidR="00000000" w:rsidDel="00000000" w:rsidP="00000000" w:rsidRDefault="00000000" w:rsidRPr="00000000" w14:paraId="000000D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b w:val="1"/>
          <w:bCs w:val="1"/>
          <w:sz w:val="30"/>
          <w:szCs w:val="30"/>
        </w:rPr>
      </w:pPr>
      <w:bookmarkStart w:colFirst="0" w:colLast="0" w:name="_2ni4ld8vxhw1" w:id="11"/>
      <w:bookmarkEnd w:id="11"/>
      <w:r w:rsidDel="00000000" w:rsidR="00000000" w:rsidRPr="00000000">
        <w:rPr>
          <w:b w:val="1"/>
          <w:bCs w:val="1"/>
          <w:sz w:val="30"/>
          <w:szCs w:val="30"/>
          <w:rtl w:val="0"/>
        </w:rPr>
        <w:t xml:space="preserve">Datos Clave para el Ensayo: Necesidad de Realidad Virtual en Educación Chilena</w:t>
      </w:r>
    </w:p>
    <w:p w:rsidR="00000000" w:rsidDel="00000000" w:rsidP="00000000" w:rsidRDefault="00000000" w:rsidRPr="00000000" w14:paraId="000000D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ip0zg9mu9ps9" w:id="12"/>
      <w:bookmarkEnd w:id="12"/>
      <w:r w:rsidDel="00000000" w:rsidR="00000000" w:rsidRPr="00000000">
        <w:rPr>
          <w:b w:val="1"/>
          <w:bCs w:val="1"/>
          <w:sz w:val="30"/>
          <w:szCs w:val="30"/>
          <w:rtl w:val="0"/>
        </w:rPr>
        <w:t xml:space="preserve">Problemática Emocional en Chile</w:t>
      </w:r>
    </w:p>
    <w:p w:rsidR="00000000" w:rsidDel="00000000" w:rsidP="00000000" w:rsidRDefault="00000000" w:rsidRPr="00000000" w14:paraId="000000E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r2ag5pm9yesq" w:id="13"/>
      <w:bookmarkEnd w:id="13"/>
      <w:r w:rsidDel="00000000" w:rsidR="00000000" w:rsidRPr="00000000">
        <w:rPr>
          <w:b w:val="1"/>
          <w:bCs w:val="1"/>
          <w:sz w:val="30"/>
          <w:szCs w:val="30"/>
          <w:rtl w:val="0"/>
        </w:rPr>
        <w:t xml:space="preserve">Datos Estadísticos Críticos</w:t>
      </w:r>
    </w:p>
    <w:p w:rsidR="00000000" w:rsidDel="00000000" w:rsidP="00000000" w:rsidRDefault="00000000" w:rsidRPr="00000000" w14:paraId="000000E1">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70% de estudiantes chilenos (1° básico a 4° medio) reconoce tener dificultades para expresar sus emociones (MINEDUC, Diagnóstico Integral de Aprendizaje)</w:t>
      </w:r>
    </w:p>
    <w:p w:rsidR="00000000" w:rsidDel="00000000" w:rsidP="00000000" w:rsidRDefault="00000000" w:rsidRPr="00000000" w14:paraId="000000E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72% de directores percibe deterioro en bienestar emocional de estudiantes de enseñanza media post-pandemia</w:t>
      </w:r>
    </w:p>
    <w:p w:rsidR="00000000" w:rsidDel="00000000" w:rsidP="00000000" w:rsidRDefault="00000000" w:rsidRPr="00000000" w14:paraId="000000E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63.1% de estudiantes universitarios chilenos presenta síntomas depresivos</w:t>
      </w:r>
    </w:p>
    <w:p w:rsidR="00000000" w:rsidDel="00000000" w:rsidP="00000000" w:rsidRDefault="00000000" w:rsidRPr="00000000" w14:paraId="000000E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69.2% de estudiantes universitarios presenta ansiedad</w:t>
      </w:r>
    </w:p>
    <w:p w:rsidR="00000000" w:rsidDel="00000000" w:rsidP="00000000" w:rsidRDefault="00000000" w:rsidRPr="00000000" w14:paraId="000000E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57% de estudiantes universitarios experimenta estrés</w:t>
      </w:r>
    </w:p>
    <w:p w:rsidR="00000000" w:rsidDel="00000000" w:rsidP="00000000" w:rsidRDefault="00000000" w:rsidRPr="00000000" w14:paraId="000000E6">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45% de niños en alta vulnerabilidad quiere que profesores pregunten cómo se sienten</w:t>
      </w:r>
    </w:p>
    <w:p w:rsidR="00000000" w:rsidDel="00000000" w:rsidP="00000000" w:rsidRDefault="00000000" w:rsidRPr="00000000" w14:paraId="000000E7">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90% de estudiantes se ve afectado por período de no asistencia a clases</w:t>
      </w:r>
    </w:p>
    <w:p w:rsidR="00000000" w:rsidDel="00000000" w:rsidP="00000000" w:rsidRDefault="00000000" w:rsidRPr="00000000" w14:paraId="000000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848xmxpzgfbm" w:id="14"/>
      <w:bookmarkEnd w:id="14"/>
      <w:r w:rsidDel="00000000" w:rsidR="00000000" w:rsidRPr="00000000">
        <w:rPr>
          <w:b w:val="1"/>
          <w:bCs w:val="1"/>
          <w:sz w:val="30"/>
          <w:szCs w:val="30"/>
          <w:rtl w:val="0"/>
        </w:rPr>
        <w:t xml:space="preserve">Contexto Internacional</w:t>
      </w:r>
    </w:p>
    <w:p w:rsidR="00000000" w:rsidDel="00000000" w:rsidP="00000000" w:rsidRDefault="00000000" w:rsidRPr="00000000" w14:paraId="000000E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Chile presenta la peor salud mental infantil del mundo en menores de 6 años (Kimelman &amp; Lecannelier, 2019)</w:t>
      </w:r>
    </w:p>
    <w:p w:rsidR="00000000" w:rsidDel="00000000" w:rsidP="00000000" w:rsidRDefault="00000000" w:rsidRPr="00000000" w14:paraId="000000E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Ansiedad y depresión entre 12% y 16% en menores de 6 años</w:t>
      </w:r>
    </w:p>
    <w:p w:rsidR="00000000" w:rsidDel="00000000" w:rsidP="00000000" w:rsidRDefault="00000000" w:rsidRPr="00000000" w14:paraId="000000E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mavqwzsz4ofd" w:id="15"/>
      <w:bookmarkEnd w:id="15"/>
      <w:r w:rsidDel="00000000" w:rsidR="00000000" w:rsidRPr="00000000">
        <w:rPr>
          <w:b w:val="1"/>
          <w:bCs w:val="1"/>
          <w:sz w:val="30"/>
          <w:szCs w:val="30"/>
          <w:rtl w:val="0"/>
        </w:rPr>
        <w:t xml:space="preserve">Crisis del Sistema Educativo Chileno</w:t>
      </w:r>
    </w:p>
    <w:p w:rsidR="00000000" w:rsidDel="00000000" w:rsidP="00000000" w:rsidRDefault="00000000" w:rsidRPr="00000000" w14:paraId="000000E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pxaycmbr0gda" w:id="16"/>
      <w:bookmarkEnd w:id="16"/>
      <w:r w:rsidDel="00000000" w:rsidR="00000000" w:rsidRPr="00000000">
        <w:rPr>
          <w:b w:val="1"/>
          <w:bCs w:val="1"/>
          <w:sz w:val="30"/>
          <w:szCs w:val="30"/>
          <w:rtl w:val="0"/>
        </w:rPr>
        <w:t xml:space="preserve">Deserción y Acceso</w:t>
      </w:r>
    </w:p>
    <w:p w:rsidR="00000000" w:rsidDel="00000000" w:rsidP="00000000" w:rsidRDefault="00000000" w:rsidRPr="00000000" w14:paraId="000000E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1/3 de estudiantes de enseñanza media abandonaba el sistema antes de la pandemia</w:t>
      </w:r>
    </w:p>
    <w:p w:rsidR="00000000" w:rsidDel="00000000" w:rsidP="00000000" w:rsidRDefault="00000000" w:rsidRPr="00000000" w14:paraId="000000EE">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50% de desertores pasaba a educación de adultos</w:t>
      </w:r>
    </w:p>
    <w:p w:rsidR="00000000" w:rsidDel="00000000" w:rsidP="00000000" w:rsidRDefault="00000000" w:rsidRPr="00000000" w14:paraId="000000E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Sistema en "crisis debido a desigualdad originada por privatización" (Cavieres, 2014)</w:t>
      </w:r>
    </w:p>
    <w:p w:rsidR="00000000" w:rsidDel="00000000" w:rsidP="00000000" w:rsidRDefault="00000000" w:rsidRPr="00000000" w14:paraId="000000F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v4338d1nx5qe" w:id="17"/>
      <w:bookmarkEnd w:id="17"/>
      <w:r w:rsidDel="00000000" w:rsidR="00000000" w:rsidRPr="00000000">
        <w:rPr>
          <w:b w:val="1"/>
          <w:bCs w:val="1"/>
          <w:sz w:val="30"/>
          <w:szCs w:val="30"/>
          <w:rtl w:val="0"/>
        </w:rPr>
        <w:t xml:space="preserve">Brecha Digital</w:t>
      </w:r>
    </w:p>
    <w:p w:rsidR="00000000" w:rsidDel="00000000" w:rsidP="00000000" w:rsidRDefault="00000000" w:rsidRPr="00000000" w14:paraId="000000F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Solo 38.4% de estudiantes chilenos posee dispositivo personal en casa</w:t>
      </w:r>
    </w:p>
    <w:p w:rsidR="00000000" w:rsidDel="00000000" w:rsidP="00000000" w:rsidRDefault="00000000" w:rsidRPr="00000000" w14:paraId="000000F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61.6% tiene computador portátil</w:t>
      </w:r>
    </w:p>
    <w:p w:rsidR="00000000" w:rsidDel="00000000" w:rsidP="00000000" w:rsidRDefault="00000000" w:rsidRPr="00000000" w14:paraId="000000F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28.4% tiene tablet</w:t>
      </w:r>
    </w:p>
    <w:p w:rsidR="00000000" w:rsidDel="00000000" w:rsidP="00000000" w:rsidRDefault="00000000" w:rsidRPr="00000000" w14:paraId="000000F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28.5% tiene computador fijo</w:t>
      </w:r>
    </w:p>
    <w:p w:rsidR="00000000" w:rsidDel="00000000" w:rsidP="00000000" w:rsidRDefault="00000000" w:rsidRPr="00000000" w14:paraId="000000F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10.5% de hogares rurales sin conexión a internet</w:t>
      </w:r>
    </w:p>
    <w:p w:rsidR="00000000" w:rsidDel="00000000" w:rsidP="00000000" w:rsidRDefault="00000000" w:rsidRPr="00000000" w14:paraId="000000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0"/>
          <w:szCs w:val="30"/>
        </w:rPr>
      </w:pPr>
      <w:bookmarkStart w:colFirst="0" w:colLast="0" w:name="_ncwe4mj7ek1w" w:id="18"/>
      <w:bookmarkEnd w:id="18"/>
      <w:r w:rsidDel="00000000" w:rsidR="00000000" w:rsidRPr="00000000">
        <w:rPr>
          <w:b w:val="1"/>
          <w:bCs w:val="1"/>
          <w:sz w:val="30"/>
          <w:szCs w:val="30"/>
          <w:rtl w:val="0"/>
        </w:rPr>
        <w:t xml:space="preserve">Avances Tecnológicos en Chile</w:t>
      </w:r>
    </w:p>
    <w:p w:rsidR="00000000" w:rsidDel="00000000" w:rsidP="00000000" w:rsidRDefault="00000000" w:rsidRPr="00000000" w14:paraId="000000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mun8yyma0diq" w:id="19"/>
      <w:bookmarkEnd w:id="19"/>
      <w:r w:rsidDel="00000000" w:rsidR="00000000" w:rsidRPr="00000000">
        <w:rPr>
          <w:b w:val="1"/>
          <w:bCs w:val="1"/>
          <w:sz w:val="30"/>
          <w:szCs w:val="30"/>
          <w:rtl w:val="0"/>
        </w:rPr>
        <w:t xml:space="preserve">Posicionamiento Nacional</w:t>
      </w:r>
    </w:p>
    <w:p w:rsidR="00000000" w:rsidDel="00000000" w:rsidP="00000000" w:rsidRDefault="00000000" w:rsidRPr="00000000" w14:paraId="000000F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Arial" w:cs="Arial" w:eastAsia="Arial" w:hAnsi="Arial"/>
        </w:rPr>
      </w:pPr>
      <w:r w:rsidDel="00000000" w:rsidR="00000000" w:rsidRPr="00000000">
        <w:rPr>
          <w:sz w:val="24"/>
          <w:szCs w:val="24"/>
          <w:rtl w:val="0"/>
        </w:rPr>
        <w:t xml:space="preserve">3er lugar en desarrollo de EdTechs en América Latina (BID &amp; Holon IQ, 2021)</w:t>
      </w:r>
    </w:p>
    <w:p w:rsidR="00000000" w:rsidDel="00000000" w:rsidP="00000000" w:rsidRDefault="00000000" w:rsidRPr="00000000" w14:paraId="000000F9">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9,400 escuelas conectadas a internet de calidad</w:t>
      </w:r>
    </w:p>
    <w:p w:rsidR="00000000" w:rsidDel="00000000" w:rsidP="00000000" w:rsidRDefault="00000000" w:rsidRPr="00000000" w14:paraId="000000FA">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76% de establecimientos que reciben financiamiento público están conectados</w:t>
      </w:r>
    </w:p>
    <w:p w:rsidR="00000000" w:rsidDel="00000000" w:rsidP="00000000" w:rsidRDefault="00000000" w:rsidRPr="00000000" w14:paraId="000000FB">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Arial" w:cs="Arial" w:eastAsia="Arial" w:hAnsi="Arial"/>
        </w:rPr>
      </w:pPr>
      <w:r w:rsidDel="00000000" w:rsidR="00000000" w:rsidRPr="00000000">
        <w:rPr>
          <w:sz w:val="24"/>
          <w:szCs w:val="24"/>
          <w:rtl w:val="0"/>
        </w:rPr>
        <w:t xml:space="preserve">Más de 3 millones de estudiantes con acceso a tecnología digital</w:t>
      </w:r>
    </w:p>
    <w:p w:rsidR="00000000" w:rsidDel="00000000" w:rsidP="00000000" w:rsidRDefault="00000000" w:rsidRPr="00000000" w14:paraId="000000F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0"/>
          <w:szCs w:val="30"/>
        </w:rPr>
      </w:pPr>
      <w:bookmarkStart w:colFirst="0" w:colLast="0" w:name="_o2s5bzccc7bo" w:id="20"/>
      <w:bookmarkEnd w:id="20"/>
      <w:r w:rsidDel="00000000" w:rsidR="00000000" w:rsidRPr="00000000">
        <w:rPr>
          <w:b w:val="1"/>
          <w:bCs w:val="1"/>
          <w:sz w:val="30"/>
          <w:szCs w:val="30"/>
          <w:rtl w:val="0"/>
        </w:rPr>
        <w:t xml:space="preserve">Proyectos VR en Universidades Chilenas</w:t>
      </w:r>
    </w:p>
    <w:p w:rsidR="00000000" w:rsidDel="00000000" w:rsidP="00000000" w:rsidRDefault="00000000" w:rsidRPr="00000000" w14:paraId="000000FD">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Arial" w:cs="Arial" w:eastAsia="Arial" w:hAnsi="Arial"/>
        </w:rPr>
      </w:pPr>
      <w:r w:rsidDel="00000000" w:rsidR="00000000" w:rsidRPr="00000000">
        <w:rPr>
          <w:sz w:val="24"/>
          <w:szCs w:val="24"/>
          <w:rtl w:val="0"/>
        </w:rPr>
        <w:t xml:space="preserve">Proyecto TYMMI 2.0 (Fondecyt Regular): Universidad de Chile,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b w:val="1"/>
          <w:bCs w:val="1"/>
        </w:rPr>
      </w:pPr>
      <w:bookmarkStart w:colFirst="0" w:colLast="0" w:name="_kgez1ewug8bk" w:id="21"/>
      <w:bookmarkEnd w:id="21"/>
      <w:r w:rsidDel="00000000" w:rsidR="00000000" w:rsidRPr="00000000">
        <w:rPr>
          <w:b w:val="1"/>
          <w:bCs w:val="1"/>
          <w:rtl w:val="0"/>
        </w:rPr>
        <w:t xml:space="preserve">Relato</w:t>
      </w:r>
    </w:p>
    <w:p w:rsidR="00000000" w:rsidDel="00000000" w:rsidP="00000000" w:rsidRDefault="00000000" w:rsidRPr="00000000" w14:paraId="00000100">
      <w:pPr>
        <w:rPr/>
      </w:pPr>
      <w:r w:rsidDel="00000000" w:rsidR="00000000" w:rsidRPr="00000000">
        <w:rPr>
          <w:rtl w:val="0"/>
        </w:rPr>
        <w:t xml:space="preserve">Según el Diagnóstico Integral de Aprendizaje del MINEDUC el 70 % de estudiantes chilenos desde primero básico hasta cuarto medio reconoce tener dificultades para expresar sus emociones. Esta cifra se agrava cuando consideramos que el 72% de los directores percibe un deterioro en el bienestar emocional de estudiantes de enseñanza media en el período post-pandemia (Centro ANID CIAE et al., 2022)</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Desigualdad Estructural del Sistema Educativo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 sistema educativo chileno se encuentra en una crisis profunda originada por la privatización descontrolada que ha generado segregación y exclusión de estudiantes vulnerables (Cavieres, 2014). Esta desigualdad estructural se refleja en que un tercio de los estudiantes de enseñanza media abandonaba el sistema antes de la pandemia, con el 50% de estos desertores transitando hacia la educación de adultos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brecha digital intensifica estas desigualdades, ya que solo el 38.4% de estudiantes chilenos posee un dispositivo personal en casa. Esta disparidad en el acceso tecnológico limita severamente las oportunidades educativas y perpetúa las diferencias socioeconómicas existentes.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 este contexto, las tecnologías inmersivas, particularmente la realidad virtual (RV), emergen como una respuesta innovadora con potencial para abordar simultáneamente los desafíos educativos y emocionales que enfrenta Chile (cita a dos noticias universitarias </w:t>
      </w:r>
      <w:hyperlink r:id="rId18">
        <w:r w:rsidDel="00000000" w:rsidR="00000000" w:rsidRPr="00000000">
          <w:rPr>
            <w:color w:val="1155cc"/>
            <w:u w:val="single"/>
            <w:rtl w:val="0"/>
          </w:rPr>
          <w:t xml:space="preserve">1</w:t>
        </w:r>
      </w:hyperlink>
      <w:r w:rsidDel="00000000" w:rsidR="00000000" w:rsidRPr="00000000">
        <w:rPr>
          <w:rtl w:val="0"/>
        </w:rPr>
        <w:t xml:space="preserve"> y  </w:t>
      </w:r>
      <w:hyperlink r:id="rId1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Referencias</w:t>
      </w:r>
    </w:p>
    <w:p w:rsidR="00000000" w:rsidDel="00000000" w:rsidP="00000000" w:rsidRDefault="00000000" w:rsidRPr="00000000" w14:paraId="0000010E">
      <w:pPr>
        <w:rPr>
          <w:b w:val="1"/>
          <w:bCs w:val="1"/>
        </w:rPr>
      </w:pPr>
      <w:r w:rsidDel="00000000" w:rsidR="00000000" w:rsidRPr="00000000">
        <w:rPr>
          <w:rtl w:val="0"/>
        </w:rPr>
        <w:br w:type="textWrapping"/>
      </w:r>
      <w:r w:rsidDel="00000000" w:rsidR="00000000" w:rsidRPr="00000000">
        <w:rPr>
          <w:b w:val="1"/>
          <w:bCs w:val="1"/>
          <w:rtl w:val="0"/>
        </w:rPr>
        <w:t xml:space="preserve">Centro ANID CIAE, Escuela de Gobierno UC, Instituto de Sociología UC, &amp; Centro de Estudios Ministerio de Educación. (2022). Encuesta Nacional de Monitoreo Educacional: Bienestar emocional y convivencia escolar en establecimientos educacionales chilenos. </w:t>
      </w:r>
      <w:hyperlink r:id="rId20">
        <w:r w:rsidDel="00000000" w:rsidR="00000000" w:rsidRPr="00000000">
          <w:rPr>
            <w:b w:val="1"/>
            <w:bCs w:val="1"/>
            <w:color w:val="1155cc"/>
            <w:u w:val="single"/>
            <w:rtl w:val="0"/>
          </w:rPr>
          <w:t xml:space="preserve">https://anid.cl/70-de-los-directores-advierte-deterioro-emocional-de-estudiantes-de-em/</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Según el Diagnóstico Integral de Aprendizaje (DIA) realizado por el Ministerio de Educación, el 70% de los estudiantes entre primero básico y cuarto medio reconoce tener dificultades para expresar sus emociones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CAVIERES FERNÁNDEZ, E.,  (2014). La calidad de la educación como parte del problema Educación escolar y desigualdad en Chile. Revista Brasileira de Educação, 19(59), 1033-1051.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 pesar de los avances logrados en las últimas décadas, persiste una marcada segregación socioeconómica y significativas brechas de aprendizaje entre estudiantes de diferentes contextos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Crisálida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Como señala un reciente informe de la Universidad Católica de Chile, "la influencia del nivel socioeconómico de los estudiantes y las escuelas es un gran lastre para el país de mayor ingreso per cápita de la región"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Investigación UNAB </w:t>
      </w:r>
    </w:p>
    <w:p w:rsidR="00000000" w:rsidDel="00000000" w:rsidP="00000000" w:rsidRDefault="00000000" w:rsidRPr="00000000" w14:paraId="0000011C">
      <w:pPr>
        <w:rPr>
          <w:b w:val="1"/>
          <w:bCs w:val="1"/>
        </w:rPr>
      </w:pPr>
      <w:hyperlink r:id="rId21">
        <w:r w:rsidDel="00000000" w:rsidR="00000000" w:rsidRPr="00000000">
          <w:rPr>
            <w:b w:val="1"/>
            <w:bCs w:val="1"/>
            <w:color w:val="1155cc"/>
            <w:u w:val="single"/>
            <w:rtl w:val="0"/>
          </w:rPr>
          <w:t xml:space="preserve">https://noticias.unab.cl/investigadores-unab-presentan-estudio-que-aborda-la-salud-mental-de-los-estudiantes-universitarios-chilenos/</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br w:type="textWrapping"/>
        <w:t xml:space="preserve">En el ámbito universitario, un estudio de la Universidad Andrés Bello (2022) reveló que el 63,1% de los estudiantes presenta síntomas depresivos, mientras que el 69,2% reporta ansiedad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ALINA SOFIA PEREZ GONZALEZ" w:id="0" w:date="2025-06-09T17:17:15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neurociencia como fundamento de la educación emocional</w:t>
      </w:r>
    </w:p>
  </w:comment>
  <w:comment w:author="KATALINA SOFIA PEREZ GONZALEZ" w:id="6" w:date="2025-06-09T17:25:32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 escolar y trabajo colegiado en una modalidad virtual</w:t>
      </w:r>
    </w:p>
  </w:comment>
  <w:comment w:author="KATALINA SOFIA PEREZ GONZALEZ" w:id="13" w:date="2025-06-09T17:36:32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Estilo interpersonal docente y clima escolar: Un modelo de predicción de la motivación</w:t>
      </w:r>
    </w:p>
  </w:comment>
  <w:comment w:author="KATALINA SOFIA PEREZ GONZALEZ" w:id="8" w:date="2025-06-09T17:27:37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neurociencia como fundamento de la educación emocional</w:t>
      </w:r>
    </w:p>
  </w:comment>
  <w:comment w:author="KATALINA SOFIA PEREZ GONZALEZ" w:id="11" w:date="2025-06-09T17:30:5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emocional en el ámbito educativo: un meta-análisis</w:t>
      </w:r>
    </w:p>
  </w:comment>
  <w:comment w:author="KATALINA SOFIA PEREZ GONZALEZ" w:id="7" w:date="2025-06-09T17:26:38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influencia del clima de aula sobre las emociones del alumnado en Educación Física.</w:t>
      </w:r>
    </w:p>
  </w:comment>
  <w:comment w:author="KATALINA SOFIA PEREZ GONZALEZ" w:id="12" w:date="2025-06-09T17:34:52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aprendizaje y las emociones: Incorporar la neurociencia en el aula.</w:t>
      </w:r>
    </w:p>
  </w:comment>
  <w:comment w:author="KATALINA SOFIA PEREZ GONZALEZ" w:id="9" w:date="2025-06-09T17:28:4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 la educación emocional en los estudiantes del primer ciclo de secundaria</w:t>
      </w:r>
    </w:p>
  </w:comment>
  <w:comment w:author="KATALINA SOFIA PEREZ GONZALEZ" w:id="3" w:date="2025-06-09T17:22: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emocional en el rendimiento académico de los estudiantes en Portoviejo, Ecuador.</w:t>
      </w:r>
    </w:p>
  </w:comment>
  <w:comment w:author="KATALINA SOFIA PEREZ GONZALEZ" w:id="1" w:date="2025-06-09T17:17:5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tendencias en la investigación de la Inteligencia Emocional</w:t>
      </w:r>
    </w:p>
  </w:comment>
  <w:comment w:author="KATALINA SOFIA PEREZ GONZALEZ" w:id="4" w:date="2025-06-09T17:23:2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tendencias en la investigación de la inteligencia emocional</w:t>
      </w:r>
    </w:p>
  </w:comment>
  <w:comment w:author="KATALINA SOFIA PEREZ GONZALEZ" w:id="2" w:date="2025-06-09T17:22:0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emocional en el ámbito educativo: un meta-análisis</w:t>
      </w:r>
    </w:p>
  </w:comment>
  <w:comment w:author="KATALINA SOFIA PEREZ GONZALEZ" w:id="14" w:date="2025-06-09T17:39:16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Gamifed virtual reality exposure therapy for adolescents with public speaking anxiety: A four-armed randomized controlled trial</w:t>
      </w:r>
    </w:p>
  </w:comment>
  <w:comment w:author="KATALINA SOFIA PEREZ GONZALEZ" w:id="15" w:date="2025-06-09T17:43:58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Virtual Reality Interventions to Promote Social and Emotional Learning for Children and Adolescents: A sistematic review and Meta-Analisis</w:t>
      </w:r>
    </w:p>
  </w:comment>
  <w:comment w:author="KATALINA SOFIA PEREZ GONZALEZ" w:id="5" w:date="2025-06-09T17:24:34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importancia de las emociones en los procesos de aprendizaje de los estudiantes</w:t>
      </w:r>
    </w:p>
  </w:comment>
  <w:comment w:author="KATALINA SOFIA PEREZ GONZALEZ" w:id="10" w:date="2025-06-09T17:29:4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intervención de mejora de la inteligencia emocional y habilidades sociales en 2do de ESO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nid.cl/70-de-los-directores-advierte-deterioro-emocional-de-estudiantes-de-em/" TargetMode="External"/><Relationship Id="rId11" Type="http://schemas.openxmlformats.org/officeDocument/2006/relationships/hyperlink" Target="https://doi.org/10.21703/0718-5162.v21.n45.2022.009" TargetMode="External"/><Relationship Id="rId10" Type="http://schemas.openxmlformats.org/officeDocument/2006/relationships/hyperlink" Target="https://doi.org/10.47197/retos.v42i0.87305" TargetMode="External"/><Relationship Id="rId21" Type="http://schemas.openxmlformats.org/officeDocument/2006/relationships/hyperlink" Target="https://noticias.unab.cl/investigadores-unab-presentan-estudio-que-aborda-la-salud-mental-de-los-estudiantes-universitarios-chilenos/" TargetMode="External"/><Relationship Id="rId13" Type="http://schemas.openxmlformats.org/officeDocument/2006/relationships/hyperlink" Target="https://doi.org/10.6018/sportk.469701" TargetMode="External"/><Relationship Id="rId12" Type="http://schemas.openxmlformats.org/officeDocument/2006/relationships/hyperlink" Target="https://revistas.ucalp.edu.ar/index.php/persona/article/view/38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cielo.isciii.es/pdf/ep/v15n2/1989-3809-ep-15-02-00144.pdf" TargetMode="External"/><Relationship Id="rId15" Type="http://schemas.openxmlformats.org/officeDocument/2006/relationships/hyperlink" Target="https://repositorio.uptc.edu.co/bitstream/001/5348/1/Compresion_de_la_relacion_emocional_con_la_capacidad_cognitiva_en_estudiantes_de_educacion_secundaria.pdf" TargetMode="External"/><Relationship Id="rId14" Type="http://schemas.openxmlformats.org/officeDocument/2006/relationships/hyperlink" Target="http://pa.bibdigital.ucc.edu.ar/3076/1/TF_Morales_Tischhauser.pdf" TargetMode="External"/><Relationship Id="rId17" Type="http://schemas.openxmlformats.org/officeDocument/2006/relationships/hyperlink" Target="https://doi.org/10.37843/rted.v17i1.496" TargetMode="External"/><Relationship Id="rId16" Type="http://schemas.openxmlformats.org/officeDocument/2006/relationships/hyperlink" Target="https://doi.org/10.37843/rted.v17i1.496" TargetMode="External"/><Relationship Id="rId5" Type="http://schemas.openxmlformats.org/officeDocument/2006/relationships/numbering" Target="numbering.xml"/><Relationship Id="rId19" Type="http://schemas.openxmlformats.org/officeDocument/2006/relationships/hyperlink" Target="https://usm.cl/noticias/con-realidad-virtual-incentivan-procesos-de-aprendizaje-de-estudiantes-dima/" TargetMode="External"/><Relationship Id="rId6" Type="http://schemas.openxmlformats.org/officeDocument/2006/relationships/styles" Target="styles.xml"/><Relationship Id="rId18" Type="http://schemas.openxmlformats.org/officeDocument/2006/relationships/hyperlink" Target="https://uchile.cl/noticias/214924/aulas-inmersivas-y-realidad-virtual-desafios-para-la-educacion" TargetMode="External"/><Relationship Id="rId7" Type="http://schemas.openxmlformats.org/officeDocument/2006/relationships/hyperlink" Target="https://doi.org/10.4067/S0718-07052020000100363" TargetMode="External"/><Relationship Id="rId8" Type="http://schemas.openxmlformats.org/officeDocument/2006/relationships/hyperlink" Target="https://titula.universidadeuropea.com/bitstream/handle/20.500.12880/7060/TFM_LUCIA%20BODOQUE%20GUILLE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